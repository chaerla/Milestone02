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E5277" w14:textId="461F5416" w:rsidR="003A1960" w:rsidRDefault="00486DD1" w:rsidP="0044568E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ab/>
      </w:r>
    </w:p>
    <w:p w14:paraId="2D81D70A" w14:textId="07CACD10" w:rsidR="00A521BD" w:rsidRPr="0044568E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44568E">
        <w:rPr>
          <w:rFonts w:ascii="Arial" w:hAnsi="Arial" w:cs="Arial"/>
          <w:sz w:val="24"/>
          <w:szCs w:val="24"/>
          <w:lang w:val="en-ID"/>
        </w:rPr>
        <w:t xml:space="preserve">Hoax Filter </w:t>
      </w:r>
      <w:proofErr w:type="spellStart"/>
      <w:r w:rsidRPr="0044568E">
        <w:rPr>
          <w:rFonts w:ascii="Arial" w:hAnsi="Arial" w:cs="Arial"/>
          <w:sz w:val="24"/>
          <w:szCs w:val="24"/>
          <w:lang w:val="en-ID"/>
        </w:rPr>
        <w:t>ChatBot</w:t>
      </w:r>
      <w:proofErr w:type="spellEnd"/>
    </w:p>
    <w:p w14:paraId="14A38AFE" w14:textId="18B3F40D" w:rsidR="003A1960" w:rsidRDefault="0044568E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8A52FF" wp14:editId="4AA64541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4772025" cy="2686685"/>
            <wp:effectExtent l="0" t="0" r="9525" b="0"/>
            <wp:wrapSquare wrapText="bothSides"/>
            <wp:docPr id="1" name="Picture 1" descr="A group of people posing for a phot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posing for a photo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54A04" w14:textId="222C4DDE" w:rsid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423A8FA5" w14:textId="5820D90B" w:rsid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75E332D6" w14:textId="685BC417" w:rsid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4470E3F0" w14:textId="5946CD51" w:rsid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2EA10858" w14:textId="77777777" w:rsid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438E7A93" w14:textId="393A447E" w:rsid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4F874625" w14:textId="77777777" w:rsidR="003A1960" w:rsidRDefault="003A1960" w:rsidP="0044568E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5AFC680" w14:textId="67462D5B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Kelompok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r w:rsidR="00183EE1">
        <w:rPr>
          <w:rFonts w:ascii="Arial" w:hAnsi="Arial" w:cs="Arial"/>
          <w:sz w:val="24"/>
          <w:szCs w:val="24"/>
          <w:lang w:val="en-ID"/>
        </w:rPr>
        <w:t xml:space="preserve">Milestone </w:t>
      </w:r>
      <w:r>
        <w:rPr>
          <w:rFonts w:ascii="Arial" w:hAnsi="Arial" w:cs="Arial"/>
          <w:sz w:val="24"/>
          <w:szCs w:val="24"/>
          <w:lang w:val="en-ID"/>
        </w:rPr>
        <w:t>17</w:t>
      </w:r>
      <w:r w:rsidR="000729C2">
        <w:rPr>
          <w:rFonts w:ascii="Arial" w:hAnsi="Arial" w:cs="Arial"/>
          <w:sz w:val="24"/>
          <w:szCs w:val="24"/>
          <w:lang w:val="en-ID"/>
        </w:rPr>
        <w:t xml:space="preserve"> </w:t>
      </w:r>
      <w:r w:rsidR="003A45C0">
        <w:rPr>
          <w:rFonts w:ascii="Arial" w:hAnsi="Arial" w:cs="Arial"/>
          <w:sz w:val="24"/>
          <w:szCs w:val="24"/>
          <w:lang w:val="en-ID"/>
        </w:rPr>
        <w:t>(Sweet Seventeen)</w:t>
      </w:r>
    </w:p>
    <w:p w14:paraId="0401CA52" w14:textId="77777777" w:rsidR="00557DB3" w:rsidRDefault="00557DB3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  <w:sectPr w:rsidR="00557DB3" w:rsidSect="00FB4F2C">
          <w:footerReference w:type="default" r:id="rId12"/>
          <w:footerReference w:type="first" r:id="rId1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AE4A397" w14:textId="77777777" w:rsidR="00183EE1" w:rsidRDefault="00183EE1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02E6C595" w14:textId="48C6BA44" w:rsidR="00183EE1" w:rsidRDefault="00183EE1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  <w:sectPr w:rsidR="00183EE1" w:rsidSect="00557DB3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61FC3D11" w14:textId="1FB2641A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 xml:space="preserve">Akmal </w:t>
      </w: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Mahardika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</w:t>
      </w:r>
      <w:r w:rsidR="00183EE1">
        <w:rPr>
          <w:rFonts w:ascii="Arial" w:hAnsi="Arial" w:cs="Arial"/>
          <w:sz w:val="24"/>
          <w:szCs w:val="24"/>
          <w:lang w:val="en-ID"/>
        </w:rPr>
        <w:t>N.P.</w:t>
      </w:r>
    </w:p>
    <w:p w14:paraId="08EFDFE8" w14:textId="25CA6E75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(16521070)</w:t>
      </w:r>
    </w:p>
    <w:p w14:paraId="2525AB84" w14:textId="7777777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Cathleen Lauretta</w:t>
      </w:r>
    </w:p>
    <w:p w14:paraId="756D7D4D" w14:textId="67B851C4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(16521477)</w:t>
      </w:r>
    </w:p>
    <w:p w14:paraId="4975F09E" w14:textId="616E8DE2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Christophorus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D</w:t>
      </w:r>
      <w:r w:rsidR="00183EE1">
        <w:rPr>
          <w:rFonts w:ascii="Arial" w:hAnsi="Arial" w:cs="Arial"/>
          <w:sz w:val="24"/>
          <w:szCs w:val="24"/>
          <w:lang w:val="en-ID"/>
        </w:rPr>
        <w:t>.W.</w:t>
      </w:r>
    </w:p>
    <w:p w14:paraId="046CF1C1" w14:textId="57433C87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(16521514)</w:t>
      </w:r>
    </w:p>
    <w:p w14:paraId="040AFA99" w14:textId="7777777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 xml:space="preserve">Filbert </w:t>
      </w: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Felim</w:t>
      </w:r>
      <w:proofErr w:type="spellEnd"/>
    </w:p>
    <w:p w14:paraId="6283397A" w14:textId="32C9D55C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(16521457)</w:t>
      </w:r>
    </w:p>
    <w:p w14:paraId="7F2197DF" w14:textId="7777777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Brigita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Tri Carolina</w:t>
      </w:r>
    </w:p>
    <w:p w14:paraId="5F40D848" w14:textId="3F74CE78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(16521249)</w:t>
      </w:r>
    </w:p>
    <w:p w14:paraId="24122923" w14:textId="77777777" w:rsidR="0044568E" w:rsidRDefault="0044568E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6C59E0FA" w14:textId="77777777" w:rsidR="0044568E" w:rsidRDefault="0044568E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4A087DE5" w14:textId="67C0D936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Agsha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Athalla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</w:t>
      </w:r>
      <w:r w:rsidR="00183EE1">
        <w:rPr>
          <w:rFonts w:ascii="Arial" w:hAnsi="Arial" w:cs="Arial"/>
          <w:sz w:val="24"/>
          <w:szCs w:val="24"/>
          <w:lang w:val="en-ID"/>
        </w:rPr>
        <w:t>N.</w:t>
      </w:r>
    </w:p>
    <w:p w14:paraId="55B62FA0" w14:textId="25B5C9B9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(16521547)</w:t>
      </w:r>
    </w:p>
    <w:p w14:paraId="47269AF7" w14:textId="7777777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Aufar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Ramadhan</w:t>
      </w:r>
    </w:p>
    <w:p w14:paraId="494DF56D" w14:textId="4445DC70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(16521205)</w:t>
      </w:r>
    </w:p>
    <w:p w14:paraId="0EF16654" w14:textId="3CD5AB9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Hobert Anthony J</w:t>
      </w:r>
      <w:r w:rsidR="00183EE1">
        <w:rPr>
          <w:rFonts w:ascii="Arial" w:hAnsi="Arial" w:cs="Arial"/>
          <w:sz w:val="24"/>
          <w:szCs w:val="24"/>
          <w:lang w:val="en-ID"/>
        </w:rPr>
        <w:t xml:space="preserve">. </w:t>
      </w:r>
    </w:p>
    <w:p w14:paraId="4ECD2A71" w14:textId="776C4073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(16521303)</w:t>
      </w:r>
    </w:p>
    <w:p w14:paraId="43C4694A" w14:textId="7777777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 xml:space="preserve">Rachel Gabriela Chen </w:t>
      </w:r>
    </w:p>
    <w:p w14:paraId="2FE214B5" w14:textId="5DEF6361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(16521161)</w:t>
      </w:r>
    </w:p>
    <w:p w14:paraId="0C420263" w14:textId="7777777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Muhamad Pedro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</w:p>
    <w:p w14:paraId="0F412D90" w14:textId="610808AF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(16521075)</w:t>
      </w:r>
    </w:p>
    <w:p w14:paraId="077F2D09" w14:textId="77777777" w:rsidR="0044568E" w:rsidRDefault="0044568E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B51305A" w14:textId="77777777" w:rsidR="0044568E" w:rsidRDefault="0044568E" w:rsidP="0044568E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385F4A2" w14:textId="34EF6BAA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 xml:space="preserve">Ahmad </w:t>
      </w: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Nadil</w:t>
      </w:r>
      <w:proofErr w:type="spellEnd"/>
    </w:p>
    <w:p w14:paraId="527D9D91" w14:textId="211D7E60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(16521516)</w:t>
      </w:r>
    </w:p>
    <w:p w14:paraId="3646E942" w14:textId="7777777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Attariq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Muhammad </w:t>
      </w:r>
      <w:r w:rsidR="00183EE1">
        <w:rPr>
          <w:rFonts w:ascii="Arial" w:hAnsi="Arial" w:cs="Arial"/>
          <w:sz w:val="24"/>
          <w:szCs w:val="24"/>
          <w:lang w:val="en-ID"/>
        </w:rPr>
        <w:t>A.</w:t>
      </w:r>
    </w:p>
    <w:p w14:paraId="38129C9E" w14:textId="11CB108F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(16521235)</w:t>
      </w:r>
    </w:p>
    <w:p w14:paraId="218B3885" w14:textId="7777777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Aulia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Mey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Diva </w:t>
      </w:r>
      <w:r w:rsidR="00183EE1">
        <w:rPr>
          <w:rFonts w:ascii="Arial" w:hAnsi="Arial" w:cs="Arial"/>
          <w:sz w:val="24"/>
          <w:szCs w:val="24"/>
          <w:lang w:val="en-ID"/>
        </w:rPr>
        <w:t>A.</w:t>
      </w:r>
    </w:p>
    <w:p w14:paraId="3D0F242D" w14:textId="38EAC4C3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(16521334)</w:t>
      </w:r>
    </w:p>
    <w:p w14:paraId="63D7CB89" w14:textId="77777777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 xml:space="preserve">Silvester </w:t>
      </w:r>
      <w:proofErr w:type="spellStart"/>
      <w:r w:rsidRPr="003A1960">
        <w:rPr>
          <w:rFonts w:ascii="Arial" w:hAnsi="Arial" w:cs="Arial"/>
          <w:sz w:val="24"/>
          <w:szCs w:val="24"/>
          <w:lang w:val="en-ID"/>
        </w:rPr>
        <w:t>Kresna</w:t>
      </w:r>
      <w:proofErr w:type="spellEnd"/>
      <w:r w:rsidRPr="003A1960">
        <w:rPr>
          <w:rFonts w:ascii="Arial" w:hAnsi="Arial" w:cs="Arial"/>
          <w:sz w:val="24"/>
          <w:szCs w:val="24"/>
          <w:lang w:val="en-ID"/>
        </w:rPr>
        <w:t xml:space="preserve"> </w:t>
      </w:r>
      <w:r w:rsidR="00183EE1">
        <w:rPr>
          <w:rFonts w:ascii="Arial" w:hAnsi="Arial" w:cs="Arial"/>
          <w:sz w:val="24"/>
          <w:szCs w:val="24"/>
          <w:lang w:val="en-ID"/>
        </w:rPr>
        <w:t>W.P.P</w:t>
      </w:r>
    </w:p>
    <w:p w14:paraId="08EBB6D5" w14:textId="3B41BC0B" w:rsidR="003A1960" w:rsidRPr="003A1960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(16521326)</w:t>
      </w:r>
    </w:p>
    <w:p w14:paraId="5CD425F8" w14:textId="7DF55818" w:rsidR="00183EE1" w:rsidRDefault="003A1960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3A1960">
        <w:rPr>
          <w:rFonts w:ascii="Arial" w:hAnsi="Arial" w:cs="Arial"/>
          <w:sz w:val="24"/>
          <w:szCs w:val="24"/>
          <w:lang w:val="en-ID"/>
        </w:rPr>
        <w:t>Shidqi Indy Izhari</w:t>
      </w:r>
    </w:p>
    <w:p w14:paraId="26F71FCB" w14:textId="6948C0BD" w:rsidR="00DE3E10" w:rsidRDefault="003A1960" w:rsidP="00EF3D80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  <w:sectPr w:rsidR="00DE3E10" w:rsidSect="00557DB3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 w:rsidRPr="003A1960">
        <w:rPr>
          <w:rFonts w:ascii="Arial" w:hAnsi="Arial" w:cs="Arial"/>
          <w:sz w:val="24"/>
          <w:szCs w:val="24"/>
          <w:lang w:val="en-ID"/>
        </w:rPr>
        <w:t>(16521318)</w:t>
      </w:r>
    </w:p>
    <w:p w14:paraId="2AAF6B04" w14:textId="77777777" w:rsidR="0044568E" w:rsidRDefault="0044568E" w:rsidP="00557DB3">
      <w:pPr>
        <w:spacing w:line="360" w:lineRule="auto"/>
        <w:rPr>
          <w:rFonts w:ascii="Arial" w:hAnsi="Arial" w:cs="Arial"/>
          <w:sz w:val="24"/>
          <w:szCs w:val="24"/>
          <w:lang w:val="en-ID"/>
        </w:rPr>
        <w:sectPr w:rsidR="0044568E" w:rsidSect="00EC46F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97BA7A" w14:textId="42435B8E" w:rsidR="00D85CD7" w:rsidRDefault="00D85CD7">
      <w:pPr>
        <w:rPr>
          <w:rFonts w:ascii="Arial" w:hAnsi="Arial" w:cs="Arial"/>
          <w:sz w:val="24"/>
          <w:szCs w:val="24"/>
          <w:lang w:val="en-ID"/>
        </w:rPr>
      </w:pPr>
    </w:p>
    <w:bookmarkStart w:id="0" w:name="_Toc110604126" w:displacedByCustomXml="next"/>
    <w:sdt>
      <w:sdtPr>
        <w:rPr>
          <w:rFonts w:ascii="Arial" w:eastAsiaTheme="minorHAnsi" w:hAnsi="Arial" w:cs="Arial"/>
          <w:color w:val="000000" w:themeColor="text1"/>
          <w:sz w:val="22"/>
          <w:szCs w:val="22"/>
        </w:rPr>
        <w:id w:val="-52323712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color w:val="auto"/>
        </w:rPr>
      </w:sdtEndPr>
      <w:sdtContent>
        <w:p w14:paraId="49385B7E" w14:textId="4748077B" w:rsidR="0044568E" w:rsidRPr="002D07AC" w:rsidRDefault="0044568E" w:rsidP="002D07AC">
          <w:pPr>
            <w:pStyle w:val="Heading1"/>
            <w:spacing w:line="360" w:lineRule="auto"/>
            <w:jc w:val="center"/>
            <w:rPr>
              <w:rFonts w:ascii="Arial" w:hAnsi="Arial" w:cs="Arial"/>
              <w:color w:val="000000" w:themeColor="text1"/>
            </w:rPr>
          </w:pPr>
          <w:r w:rsidRPr="00EF3D80">
            <w:rPr>
              <w:rFonts w:ascii="Arial" w:hAnsi="Arial" w:cs="Arial"/>
              <w:color w:val="000000" w:themeColor="text1"/>
            </w:rPr>
            <w:t>Daftar Isi</w:t>
          </w:r>
          <w:bookmarkEnd w:id="0"/>
        </w:p>
        <w:p w14:paraId="0C0909C0" w14:textId="2A3EC526" w:rsidR="00356A0A" w:rsidRPr="003F79EF" w:rsidRDefault="00D85CD7" w:rsidP="002D07AC">
          <w:pPr>
            <w:pStyle w:val="TOC1"/>
            <w:spacing w:line="360" w:lineRule="auto"/>
            <w:rPr>
              <w:rFonts w:ascii="Arial" w:eastAsiaTheme="minorEastAsia" w:hAnsi="Arial" w:cs="Arial"/>
              <w:sz w:val="24"/>
              <w:szCs w:val="24"/>
              <w:lang w:val="en-ID" w:eastAsia="en-ID"/>
            </w:rPr>
          </w:pPr>
          <w:r w:rsidRPr="00BD7DF7">
            <w:rPr>
              <w:rFonts w:ascii="Arial" w:hAnsi="Arial" w:cs="Arial"/>
              <w:sz w:val="24"/>
              <w:szCs w:val="24"/>
            </w:rPr>
            <w:fldChar w:fldCharType="begin"/>
          </w:r>
          <w:r>
            <w:instrText xml:space="preserve"> TOC \o "1-3" \h \z \u </w:instrText>
          </w:r>
          <w:r w:rsidRPr="00BD7DF7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0604126" w:history="1">
            <w:r w:rsidR="00356A0A" w:rsidRPr="003F79EF">
              <w:rPr>
                <w:rStyle w:val="Hyperlink"/>
                <w:rFonts w:ascii="Arial" w:hAnsi="Arial" w:cs="Arial"/>
                <w:sz w:val="24"/>
                <w:szCs w:val="24"/>
              </w:rPr>
              <w:t>Daftar Isi</w: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_Toc110604126 \h </w:instrTex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1853CD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1C7AF50" w14:textId="1F9ED9DD" w:rsidR="00356A0A" w:rsidRPr="003F79EF" w:rsidRDefault="00C251A6" w:rsidP="002D07AC">
          <w:pPr>
            <w:pStyle w:val="TOC1"/>
            <w:spacing w:line="360" w:lineRule="auto"/>
            <w:rPr>
              <w:rFonts w:ascii="Arial" w:eastAsiaTheme="minorEastAsia" w:hAnsi="Arial" w:cs="Arial"/>
              <w:sz w:val="24"/>
              <w:szCs w:val="24"/>
              <w:lang w:val="en-ID" w:eastAsia="en-ID"/>
            </w:rPr>
          </w:pPr>
          <w:hyperlink w:anchor="_Toc110604127" w:history="1">
            <w:r w:rsidR="00356A0A" w:rsidRPr="003F79EF">
              <w:rPr>
                <w:rStyle w:val="Hyperlink"/>
                <w:rFonts w:ascii="Arial" w:hAnsi="Arial" w:cs="Arial"/>
                <w:noProof/>
                <w:sz w:val="24"/>
                <w:szCs w:val="24"/>
                <w:lang w:val="en-ID"/>
              </w:rPr>
              <w:t>Ba</w:t>
            </w:r>
            <w:bookmarkStart w:id="1" w:name="_Hlt110604392"/>
            <w:r w:rsidR="00356A0A" w:rsidRPr="003F79EF">
              <w:rPr>
                <w:rStyle w:val="Hyperlink"/>
                <w:rFonts w:ascii="Arial" w:hAnsi="Arial" w:cs="Arial"/>
                <w:noProof/>
                <w:sz w:val="24"/>
                <w:szCs w:val="24"/>
                <w:lang w:val="en-ID"/>
              </w:rPr>
              <w:t>b</w:t>
            </w:r>
            <w:bookmarkEnd w:id="1"/>
            <w:r w:rsidR="00356A0A" w:rsidRPr="003F79EF">
              <w:rPr>
                <w:rStyle w:val="Hyperlink"/>
                <w:rFonts w:ascii="Arial" w:hAnsi="Arial" w:cs="Arial"/>
                <w:noProof/>
                <w:sz w:val="24"/>
                <w:szCs w:val="24"/>
                <w:lang w:val="en-ID"/>
              </w:rPr>
              <w:t xml:space="preserve"> I</w:t>
            </w:r>
            <w:r w:rsidR="003F79EF">
              <w:rPr>
                <w:rStyle w:val="Hyperlink"/>
                <w:rFonts w:ascii="Arial" w:hAnsi="Arial" w:cs="Arial"/>
                <w:noProof/>
                <w:sz w:val="24"/>
                <w:szCs w:val="24"/>
                <w:lang w:val="en-ID"/>
              </w:rPr>
              <w:t>: Latar Belakang</w:t>
            </w:r>
            <w:r w:rsidR="00356A0A" w:rsidRPr="003F79E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F79EF" w:rsidRPr="003F79EF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</w:hyperlink>
        </w:p>
        <w:p w14:paraId="749D827A" w14:textId="717103EE" w:rsidR="00356A0A" w:rsidRPr="003F79EF" w:rsidRDefault="00C251A6" w:rsidP="002D07AC">
          <w:pPr>
            <w:pStyle w:val="TOC1"/>
            <w:spacing w:line="360" w:lineRule="auto"/>
            <w:rPr>
              <w:rFonts w:ascii="Arial" w:eastAsiaTheme="minorEastAsia" w:hAnsi="Arial" w:cs="Arial"/>
              <w:sz w:val="24"/>
              <w:szCs w:val="24"/>
              <w:lang w:val="en-ID" w:eastAsia="en-ID"/>
            </w:rPr>
          </w:pPr>
          <w:hyperlink w:anchor="_Toc110604128" w:history="1">
            <w:r w:rsidR="00356A0A" w:rsidRPr="003F79EF">
              <w:rPr>
                <w:rStyle w:val="Hyperlink"/>
                <w:rFonts w:ascii="Arial" w:hAnsi="Arial" w:cs="Arial"/>
                <w:sz w:val="24"/>
                <w:szCs w:val="24"/>
                <w:lang w:val="en-ID"/>
              </w:rPr>
              <w:t>Bab II</w:t>
            </w:r>
            <w:r w:rsidR="003F79EF">
              <w:rPr>
                <w:rStyle w:val="Hyperlink"/>
                <w:rFonts w:ascii="Arial" w:hAnsi="Arial" w:cs="Arial"/>
                <w:noProof/>
                <w:sz w:val="24"/>
                <w:szCs w:val="24"/>
                <w:lang w:val="en-ID"/>
              </w:rPr>
              <w:t>: Design Thinking</w: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_Toc110604128 \h </w:instrTex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1853C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9A36A2B" w14:textId="6EC99921" w:rsidR="00356A0A" w:rsidRPr="003F79EF" w:rsidRDefault="00C251A6" w:rsidP="002D07AC">
          <w:pPr>
            <w:pStyle w:val="TOC1"/>
            <w:spacing w:line="360" w:lineRule="auto"/>
            <w:rPr>
              <w:rFonts w:ascii="Arial" w:eastAsiaTheme="minorEastAsia" w:hAnsi="Arial" w:cs="Arial"/>
              <w:sz w:val="24"/>
              <w:szCs w:val="24"/>
              <w:lang w:val="en-ID" w:eastAsia="en-ID"/>
            </w:rPr>
          </w:pPr>
          <w:hyperlink w:anchor="_Toc110604129" w:history="1">
            <w:r w:rsidR="00356A0A" w:rsidRPr="003F79EF">
              <w:rPr>
                <w:rStyle w:val="Hyperlink"/>
                <w:rFonts w:ascii="Arial" w:hAnsi="Arial" w:cs="Arial"/>
                <w:sz w:val="24"/>
                <w:szCs w:val="24"/>
                <w:lang w:val="en-ID"/>
              </w:rPr>
              <w:t>Bab III</w:t>
            </w:r>
            <w:r w:rsidR="003F79EF">
              <w:rPr>
                <w:rStyle w:val="Hyperlink"/>
                <w:rFonts w:ascii="Arial" w:hAnsi="Arial" w:cs="Arial"/>
                <w:noProof/>
                <w:sz w:val="24"/>
                <w:szCs w:val="24"/>
                <w:lang w:val="en-ID"/>
              </w:rPr>
              <w:t>: Solusi Permasalahan</w: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_Toc110604129 \h </w:instrTex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1853CD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D2CEA88" w14:textId="113C71B9" w:rsidR="00356A0A" w:rsidRPr="003F79EF" w:rsidRDefault="00C251A6" w:rsidP="002D07AC">
          <w:pPr>
            <w:pStyle w:val="TOC1"/>
            <w:spacing w:line="360" w:lineRule="auto"/>
            <w:rPr>
              <w:rFonts w:ascii="Arial" w:eastAsiaTheme="minorEastAsia" w:hAnsi="Arial" w:cs="Arial"/>
              <w:sz w:val="24"/>
              <w:szCs w:val="24"/>
              <w:lang w:val="en-ID" w:eastAsia="en-ID"/>
            </w:rPr>
          </w:pPr>
          <w:hyperlink w:anchor="_Toc110604130" w:history="1">
            <w:r w:rsidR="00356A0A" w:rsidRPr="003F79EF">
              <w:rPr>
                <w:rStyle w:val="Hyperlink"/>
                <w:rFonts w:ascii="Arial" w:hAnsi="Arial" w:cs="Arial"/>
                <w:sz w:val="24"/>
                <w:szCs w:val="24"/>
                <w:lang w:val="en-ID"/>
              </w:rPr>
              <w:t>Bab IV</w:t>
            </w:r>
            <w:r w:rsidR="003F79EF">
              <w:rPr>
                <w:rStyle w:val="Hyperlink"/>
                <w:rFonts w:ascii="Arial" w:hAnsi="Arial" w:cs="Arial"/>
                <w:noProof/>
                <w:sz w:val="24"/>
                <w:szCs w:val="24"/>
                <w:lang w:val="en-ID"/>
              </w:rPr>
              <w:t>: Analisis SWOT</w: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_Toc110604130 \h </w:instrTex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1853CD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356A0A" w:rsidRPr="003F79EF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F2E475C" w14:textId="57C72063" w:rsidR="00356A0A" w:rsidRPr="00CF2364" w:rsidRDefault="00C251A6" w:rsidP="002D07AC">
          <w:pPr>
            <w:pStyle w:val="TOC1"/>
            <w:spacing w:line="360" w:lineRule="auto"/>
            <w:rPr>
              <w:rFonts w:ascii="Arial" w:eastAsiaTheme="minorEastAsia" w:hAnsi="Arial" w:cs="Arial"/>
              <w:sz w:val="24"/>
              <w:szCs w:val="24"/>
              <w:lang w:val="en-ID" w:eastAsia="en-ID"/>
            </w:rPr>
          </w:pPr>
          <w:hyperlink w:anchor="_Toc110604131" w:history="1">
            <w:r w:rsidR="00356A0A" w:rsidRPr="00CF2364">
              <w:rPr>
                <w:rStyle w:val="Hyperlink"/>
                <w:rFonts w:ascii="Arial" w:hAnsi="Arial" w:cs="Arial"/>
                <w:noProof/>
                <w:sz w:val="24"/>
                <w:szCs w:val="24"/>
                <w:u w:val="none"/>
                <w:lang w:val="en-ID"/>
              </w:rPr>
              <w:t>Bab V</w:t>
            </w:r>
            <w:r w:rsidR="003F79EF" w:rsidRPr="00CF2364">
              <w:rPr>
                <w:rStyle w:val="Hyperlink"/>
                <w:rFonts w:ascii="Arial" w:hAnsi="Arial" w:cs="Arial"/>
                <w:noProof/>
                <w:sz w:val="24"/>
                <w:szCs w:val="24"/>
                <w:u w:val="none"/>
                <w:lang w:val="en-ID"/>
              </w:rPr>
              <w:t>: Rangkum</w:t>
            </w:r>
            <w:bookmarkStart w:id="2" w:name="_Hlt110604406"/>
            <w:r w:rsidR="003F79EF" w:rsidRPr="00CF2364">
              <w:rPr>
                <w:rStyle w:val="Hyperlink"/>
                <w:rFonts w:ascii="Arial" w:hAnsi="Arial" w:cs="Arial"/>
                <w:noProof/>
                <w:sz w:val="24"/>
                <w:szCs w:val="24"/>
                <w:u w:val="none"/>
                <w:lang w:val="en-ID"/>
              </w:rPr>
              <w:t>a</w:t>
            </w:r>
            <w:bookmarkEnd w:id="2"/>
            <w:r w:rsidR="003F79EF" w:rsidRPr="00CF2364">
              <w:rPr>
                <w:rStyle w:val="Hyperlink"/>
                <w:rFonts w:ascii="Arial" w:hAnsi="Arial" w:cs="Arial"/>
                <w:noProof/>
                <w:sz w:val="24"/>
                <w:szCs w:val="24"/>
                <w:u w:val="none"/>
                <w:lang w:val="en-ID"/>
              </w:rPr>
              <w:t>n dan Kesimpulan</w:t>
            </w:r>
            <w:r w:rsidR="00356A0A" w:rsidRPr="00CF23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_Toc110604131 \h </w:instrText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1853C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D747A3F" w14:textId="0D32568D" w:rsidR="00356A0A" w:rsidRPr="00CF2364" w:rsidRDefault="00C251A6" w:rsidP="002D07AC">
          <w:pPr>
            <w:pStyle w:val="TOC1"/>
            <w:spacing w:line="360" w:lineRule="auto"/>
            <w:rPr>
              <w:rFonts w:ascii="Arial" w:eastAsiaTheme="minorEastAsia" w:hAnsi="Arial" w:cs="Arial"/>
              <w:color w:val="000000" w:themeColor="text1"/>
              <w:sz w:val="24"/>
              <w:szCs w:val="24"/>
              <w:lang w:val="en-ID" w:eastAsia="en-ID"/>
            </w:rPr>
          </w:pPr>
          <w:hyperlink w:anchor="_Toc110604132" w:history="1">
            <w:r w:rsidR="00356A0A" w:rsidRPr="00CF2364">
              <w:rPr>
                <w:rStyle w:val="Hyperlink"/>
                <w:rFonts w:ascii="Arial" w:hAnsi="Arial" w:cs="Arial"/>
                <w:sz w:val="24"/>
                <w:szCs w:val="24"/>
                <w:u w:val="none"/>
                <w:lang w:val="en-ID"/>
              </w:rPr>
              <w:t xml:space="preserve">Bab </w:t>
            </w:r>
            <w:bookmarkStart w:id="3" w:name="_Hlt110604290"/>
            <w:r w:rsidR="00356A0A" w:rsidRPr="00CF2364">
              <w:rPr>
                <w:rStyle w:val="Hyperlink"/>
                <w:rFonts w:ascii="Arial" w:hAnsi="Arial" w:cs="Arial"/>
                <w:sz w:val="24"/>
                <w:szCs w:val="24"/>
                <w:u w:val="none"/>
                <w:lang w:val="en-ID"/>
              </w:rPr>
              <w:t>V</w:t>
            </w:r>
            <w:bookmarkEnd w:id="3"/>
            <w:r w:rsidR="00356A0A" w:rsidRPr="00CF2364">
              <w:rPr>
                <w:rStyle w:val="Hyperlink"/>
                <w:rFonts w:ascii="Arial" w:hAnsi="Arial" w:cs="Arial"/>
                <w:sz w:val="24"/>
                <w:szCs w:val="24"/>
                <w:u w:val="none"/>
                <w:lang w:val="en-ID"/>
              </w:rPr>
              <w:t>I</w:t>
            </w:r>
            <w:r w:rsidR="003F79EF" w:rsidRPr="00CF2364">
              <w:rPr>
                <w:rStyle w:val="Hyperlink"/>
                <w:rFonts w:ascii="Arial" w:hAnsi="Arial" w:cs="Arial"/>
                <w:noProof/>
                <w:sz w:val="24"/>
                <w:szCs w:val="24"/>
                <w:u w:val="none"/>
                <w:lang w:val="en-ID"/>
              </w:rPr>
              <w:t xml:space="preserve">: </w:t>
            </w:r>
            <w:r w:rsidR="006677F4" w:rsidRPr="00CF2364">
              <w:rPr>
                <w:rStyle w:val="Hyperlink"/>
                <w:rFonts w:ascii="Arial" w:hAnsi="Arial" w:cs="Arial"/>
                <w:noProof/>
                <w:sz w:val="24"/>
                <w:szCs w:val="24"/>
                <w:u w:val="none"/>
                <w:lang w:val="en-ID"/>
              </w:rPr>
              <w:t xml:space="preserve">Pembagian </w:t>
            </w:r>
            <w:r w:rsidR="00100203" w:rsidRPr="00CF2364">
              <w:rPr>
                <w:rStyle w:val="Hyperlink"/>
                <w:rFonts w:ascii="Arial" w:hAnsi="Arial" w:cs="Arial"/>
                <w:noProof/>
                <w:sz w:val="24"/>
                <w:szCs w:val="24"/>
                <w:u w:val="none"/>
                <w:lang w:val="en-ID"/>
              </w:rPr>
              <w:t>Tugas</w:t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_Toc110604132 \h </w:instrText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1853C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356A0A" w:rsidRPr="00CF2364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882BD65" w14:textId="2CB385C7" w:rsidR="00356A0A" w:rsidRPr="00CF2364" w:rsidRDefault="00C251A6" w:rsidP="002D07AC">
          <w:pPr>
            <w:pStyle w:val="TOC1"/>
            <w:spacing w:line="360" w:lineRule="auto"/>
            <w:rPr>
              <w:rFonts w:ascii="Arial" w:eastAsiaTheme="minorEastAsia" w:hAnsi="Arial" w:cs="Arial"/>
              <w:color w:val="000000" w:themeColor="text1"/>
              <w:sz w:val="24"/>
              <w:szCs w:val="24"/>
              <w:lang w:val="en-ID" w:eastAsia="en-ID"/>
            </w:rPr>
          </w:pPr>
          <w:hyperlink w:anchor="_Toc110604133" w:history="1">
            <w:r w:rsidR="00356A0A" w:rsidRPr="00CF2364">
              <w:rPr>
                <w:rStyle w:val="Hyperlink"/>
                <w:rFonts w:ascii="Arial" w:hAnsi="Arial" w:cs="Arial"/>
                <w:color w:val="000000" w:themeColor="text1"/>
                <w:sz w:val="24"/>
                <w:szCs w:val="24"/>
                <w:u w:val="none"/>
                <w:lang w:val="en-ID"/>
              </w:rPr>
              <w:t>Lam</w:t>
            </w:r>
            <w:bookmarkStart w:id="4" w:name="_Hlt110604303"/>
            <w:r w:rsidR="00356A0A" w:rsidRPr="00CF2364">
              <w:rPr>
                <w:rStyle w:val="Hyperlink"/>
                <w:rFonts w:ascii="Arial" w:hAnsi="Arial" w:cs="Arial"/>
                <w:color w:val="000000" w:themeColor="text1"/>
                <w:sz w:val="24"/>
                <w:szCs w:val="24"/>
                <w:u w:val="none"/>
                <w:lang w:val="en-ID"/>
              </w:rPr>
              <w:t>p</w:t>
            </w:r>
            <w:bookmarkEnd w:id="4"/>
            <w:r w:rsidR="00356A0A" w:rsidRPr="00CF2364">
              <w:rPr>
                <w:rStyle w:val="Hyperlink"/>
                <w:rFonts w:ascii="Arial" w:hAnsi="Arial" w:cs="Arial"/>
                <w:color w:val="000000" w:themeColor="text1"/>
                <w:sz w:val="24"/>
                <w:szCs w:val="24"/>
                <w:u w:val="none"/>
                <w:lang w:val="en-ID"/>
              </w:rPr>
              <w:t>iran</w:t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tab/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instrText xml:space="preserve"> PAGEREF _Toc110604133 \h </w:instrText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853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18</w:t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AA8A4DC" w14:textId="7E1FECDE" w:rsidR="00356A0A" w:rsidRPr="00CF2364" w:rsidRDefault="00C251A6" w:rsidP="002D07AC">
          <w:pPr>
            <w:pStyle w:val="TOC1"/>
            <w:spacing w:line="360" w:lineRule="auto"/>
            <w:rPr>
              <w:rFonts w:ascii="Arial" w:eastAsiaTheme="minorEastAsia" w:hAnsi="Arial" w:cs="Arial"/>
              <w:color w:val="000000" w:themeColor="text1"/>
              <w:sz w:val="24"/>
              <w:szCs w:val="24"/>
              <w:lang w:val="en-ID" w:eastAsia="en-ID"/>
            </w:rPr>
          </w:pPr>
          <w:hyperlink w:anchor="_Toc110604134" w:history="1">
            <w:r w:rsidR="00356A0A" w:rsidRPr="00CF2364">
              <w:rPr>
                <w:rStyle w:val="Hyperlink"/>
                <w:rFonts w:ascii="Arial" w:hAnsi="Arial" w:cs="Arial"/>
                <w:color w:val="000000" w:themeColor="text1"/>
                <w:sz w:val="24"/>
                <w:szCs w:val="24"/>
                <w:u w:val="none"/>
                <w:lang w:val="en-ID"/>
              </w:rPr>
              <w:t>Daftar Pustaka</w:t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tab/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instrText xml:space="preserve"> PAGEREF _Toc110604134 \h </w:instrText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853CD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21</w:t>
            </w:r>
            <w:r w:rsidR="00356A0A" w:rsidRPr="00CF2364">
              <w:rPr>
                <w:rFonts w:ascii="Arial" w:hAnsi="Arial" w:cs="Arial"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D6699AE" w14:textId="22C9453E" w:rsidR="00D85CD7" w:rsidRDefault="00D85CD7" w:rsidP="002D07AC">
          <w:pPr>
            <w:spacing w:line="360" w:lineRule="auto"/>
          </w:pPr>
          <w:r w:rsidRPr="00BD7DF7">
            <w:rPr>
              <w:rFonts w:ascii="Arial" w:hAnsi="Arial" w:cs="Arial"/>
              <w:b/>
              <w:sz w:val="24"/>
              <w:szCs w:val="24"/>
            </w:rPr>
            <w:fldChar w:fldCharType="end"/>
          </w:r>
        </w:p>
      </w:sdtContent>
    </w:sdt>
    <w:p w14:paraId="3644A324" w14:textId="14010133" w:rsidR="00D85CD7" w:rsidRDefault="00D85CD7">
      <w:pPr>
        <w:rPr>
          <w:rFonts w:ascii="Arial" w:hAnsi="Arial" w:cs="Arial"/>
          <w:sz w:val="24"/>
          <w:szCs w:val="24"/>
          <w:lang w:val="en-ID"/>
        </w:rPr>
      </w:pPr>
    </w:p>
    <w:p w14:paraId="1B938C69" w14:textId="77777777" w:rsidR="000E377B" w:rsidRDefault="000E377B">
      <w:pPr>
        <w:rPr>
          <w:rFonts w:ascii="Arial" w:hAnsi="Arial" w:cs="Arial"/>
          <w:sz w:val="24"/>
          <w:szCs w:val="24"/>
          <w:lang w:val="en-ID"/>
        </w:rPr>
      </w:pPr>
    </w:p>
    <w:p w14:paraId="566EC706" w14:textId="77777777" w:rsidR="00D85CD7" w:rsidRDefault="00D85CD7">
      <w:pPr>
        <w:rPr>
          <w:rFonts w:ascii="Arial" w:hAnsi="Arial" w:cs="Arial"/>
          <w:sz w:val="24"/>
          <w:szCs w:val="24"/>
          <w:lang w:val="en-ID"/>
        </w:rPr>
      </w:pPr>
    </w:p>
    <w:p w14:paraId="43051090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6055DCF5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4D734B73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25E07321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72A9F40F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550F04B6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71F0A62A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675147DA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2059BD37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4B16C528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25BDACB5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742C5658" w14:textId="77777777" w:rsidR="00EF3D80" w:rsidRDefault="00EF3D80">
      <w:pPr>
        <w:rPr>
          <w:rFonts w:ascii="Arial" w:hAnsi="Arial" w:cs="Arial"/>
          <w:sz w:val="24"/>
          <w:szCs w:val="24"/>
          <w:lang w:val="en-ID"/>
        </w:rPr>
      </w:pPr>
    </w:p>
    <w:p w14:paraId="11747C7A" w14:textId="77777777" w:rsidR="002D07AC" w:rsidRDefault="002D07AC">
      <w:pPr>
        <w:rPr>
          <w:rFonts w:ascii="Arial" w:hAnsi="Arial" w:cs="Arial"/>
          <w:sz w:val="24"/>
          <w:szCs w:val="24"/>
          <w:lang w:val="en-ID"/>
        </w:rPr>
      </w:pPr>
    </w:p>
    <w:p w14:paraId="032D41AB" w14:textId="488685C0" w:rsidR="0044568E" w:rsidRPr="005F670D" w:rsidRDefault="0044568E" w:rsidP="002D07AC">
      <w:pPr>
        <w:pStyle w:val="Heading1"/>
        <w:spacing w:line="360" w:lineRule="auto"/>
        <w:jc w:val="center"/>
        <w:rPr>
          <w:rFonts w:ascii="Arial" w:hAnsi="Arial" w:cs="Arial"/>
          <w:color w:val="000000" w:themeColor="text1"/>
          <w:lang w:val="en-ID"/>
        </w:rPr>
      </w:pPr>
      <w:bookmarkStart w:id="5" w:name="_Toc110604127"/>
      <w:r w:rsidRPr="005F670D">
        <w:rPr>
          <w:rFonts w:ascii="Arial" w:hAnsi="Arial" w:cs="Arial"/>
          <w:color w:val="000000" w:themeColor="text1"/>
          <w:lang w:val="en-ID"/>
        </w:rPr>
        <w:lastRenderedPageBreak/>
        <w:t>Bab I</w:t>
      </w:r>
      <w:bookmarkEnd w:id="5"/>
    </w:p>
    <w:p w14:paraId="4A6E9295" w14:textId="001E2318" w:rsidR="00D85CD7" w:rsidRPr="002D07AC" w:rsidRDefault="0044568E" w:rsidP="002D07AC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Latar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356A0A">
        <w:rPr>
          <w:rFonts w:ascii="Arial" w:hAnsi="Arial" w:cs="Arial"/>
          <w:color w:val="000000" w:themeColor="text1"/>
          <w:sz w:val="24"/>
          <w:szCs w:val="24"/>
          <w:lang w:val="en-ID"/>
        </w:rPr>
        <w:t>Belakang</w:t>
      </w:r>
      <w:proofErr w:type="spellEnd"/>
    </w:p>
    <w:p w14:paraId="63753434" w14:textId="00A5260B" w:rsidR="26A0BCD2" w:rsidRDefault="006F2DBC" w:rsidP="002D07AC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proofErr w:type="spellStart"/>
      <w:r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digital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merupakan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r w:rsidR="00C97DDD">
        <w:rPr>
          <w:rFonts w:ascii="Arial" w:hAnsi="Arial" w:cs="Arial"/>
          <w:sz w:val="24"/>
          <w:szCs w:val="24"/>
          <w:lang w:val="en-ID"/>
        </w:rPr>
        <w:t xml:space="preserve">salah </w:t>
      </w:r>
      <w:proofErr w:type="spellStart"/>
      <w:r w:rsidR="00C97DDD">
        <w:rPr>
          <w:rFonts w:ascii="Arial" w:hAnsi="Arial" w:cs="Arial"/>
          <w:sz w:val="24"/>
          <w:szCs w:val="24"/>
          <w:lang w:val="en-ID"/>
        </w:rPr>
        <w:t>satu</w:t>
      </w:r>
      <w:proofErr w:type="spellEnd"/>
      <w:r w:rsidR="00C97DD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aspek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vital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kehidupan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masyarakat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zaman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sekarang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A821BC"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 w:rsidR="00A821BC">
        <w:rPr>
          <w:rFonts w:ascii="Arial" w:hAnsi="Arial" w:cs="Arial"/>
          <w:sz w:val="24"/>
          <w:szCs w:val="24"/>
          <w:lang w:val="en-ID"/>
        </w:rPr>
        <w:t xml:space="preserve"> digital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membantu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masyarakat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kebutuhannya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sehari-hari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mulai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mencari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0111A">
        <w:rPr>
          <w:rFonts w:ascii="Arial" w:hAnsi="Arial" w:cs="Arial"/>
          <w:sz w:val="24"/>
          <w:szCs w:val="24"/>
          <w:lang w:val="en-ID"/>
        </w:rPr>
        <w:t>hiburan</w:t>
      </w:r>
      <w:proofErr w:type="spellEnd"/>
      <w:r w:rsidR="0090111A">
        <w:rPr>
          <w:rFonts w:ascii="Arial" w:hAnsi="Arial" w:cs="Arial"/>
          <w:sz w:val="24"/>
          <w:szCs w:val="24"/>
          <w:lang w:val="en-ID"/>
        </w:rPr>
        <w:t>,</w:t>
      </w:r>
      <w:r w:rsidR="00A821B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C7C77">
        <w:rPr>
          <w:rFonts w:ascii="Arial" w:hAnsi="Arial" w:cs="Arial"/>
          <w:sz w:val="24"/>
          <w:szCs w:val="24"/>
          <w:lang w:val="en-ID"/>
        </w:rPr>
        <w:t>memperoleh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C7C77">
        <w:rPr>
          <w:rFonts w:ascii="Arial" w:hAnsi="Arial" w:cs="Arial"/>
          <w:sz w:val="24"/>
          <w:szCs w:val="24"/>
          <w:lang w:val="en-ID"/>
        </w:rPr>
        <w:t>informasi</w:t>
      </w:r>
      <w:proofErr w:type="spellEnd"/>
      <w:r w:rsidR="00824401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824401">
        <w:rPr>
          <w:rFonts w:ascii="Arial" w:hAnsi="Arial" w:cs="Arial"/>
          <w:sz w:val="24"/>
          <w:szCs w:val="24"/>
          <w:lang w:val="en-ID"/>
        </w:rPr>
        <w:t>hingga</w:t>
      </w:r>
      <w:proofErr w:type="spellEnd"/>
      <w:r w:rsidR="0082440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24401">
        <w:rPr>
          <w:rFonts w:ascii="Arial" w:hAnsi="Arial" w:cs="Arial"/>
          <w:sz w:val="24"/>
          <w:szCs w:val="24"/>
          <w:lang w:val="en-ID"/>
        </w:rPr>
        <w:t>membeli</w:t>
      </w:r>
      <w:proofErr w:type="spellEnd"/>
      <w:r w:rsidR="0082440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24401">
        <w:rPr>
          <w:rFonts w:ascii="Arial" w:hAnsi="Arial" w:cs="Arial"/>
          <w:sz w:val="24"/>
          <w:szCs w:val="24"/>
          <w:lang w:val="en-ID"/>
        </w:rPr>
        <w:t>makanan</w:t>
      </w:r>
      <w:proofErr w:type="spellEnd"/>
      <w:r w:rsidR="0082440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24401">
        <w:rPr>
          <w:rFonts w:ascii="Arial" w:hAnsi="Arial" w:cs="Arial"/>
          <w:sz w:val="24"/>
          <w:szCs w:val="24"/>
          <w:lang w:val="en-ID"/>
        </w:rPr>
        <w:t>secara</w:t>
      </w:r>
      <w:proofErr w:type="spellEnd"/>
      <w:r w:rsidR="00824401">
        <w:rPr>
          <w:rFonts w:ascii="Arial" w:hAnsi="Arial" w:cs="Arial"/>
          <w:sz w:val="24"/>
          <w:szCs w:val="24"/>
          <w:lang w:val="en-ID"/>
        </w:rPr>
        <w:t xml:space="preserve"> </w:t>
      </w:r>
      <w:r w:rsidR="00824401">
        <w:rPr>
          <w:rFonts w:ascii="Arial" w:hAnsi="Arial" w:cs="Arial"/>
          <w:i/>
          <w:iCs/>
          <w:sz w:val="24"/>
          <w:szCs w:val="24"/>
          <w:lang w:val="en-ID"/>
        </w:rPr>
        <w:t>online</w:t>
      </w:r>
      <w:r w:rsidR="00824401">
        <w:rPr>
          <w:rFonts w:ascii="Arial" w:hAnsi="Arial" w:cs="Arial"/>
          <w:sz w:val="24"/>
          <w:szCs w:val="24"/>
          <w:lang w:val="en-ID"/>
        </w:rPr>
        <w:t>.</w:t>
      </w:r>
      <w:r w:rsidR="00AD4006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24401">
        <w:rPr>
          <w:rFonts w:ascii="Arial" w:hAnsi="Arial" w:cs="Arial"/>
          <w:sz w:val="24"/>
          <w:szCs w:val="24"/>
          <w:lang w:val="en-ID"/>
        </w:rPr>
        <w:t>Informasi</w:t>
      </w:r>
      <w:proofErr w:type="spellEnd"/>
      <w:r w:rsidR="00824401">
        <w:rPr>
          <w:rFonts w:ascii="Arial" w:hAnsi="Arial" w:cs="Arial"/>
          <w:sz w:val="24"/>
          <w:szCs w:val="24"/>
          <w:lang w:val="en-ID"/>
        </w:rPr>
        <w:t xml:space="preserve"> </w:t>
      </w:r>
      <w:r w:rsidR="002C7C77">
        <w:rPr>
          <w:rFonts w:ascii="Arial" w:hAnsi="Arial" w:cs="Arial"/>
          <w:sz w:val="24"/>
          <w:szCs w:val="24"/>
          <w:lang w:val="en-ID"/>
        </w:rPr>
        <w:t xml:space="preserve">yang </w:t>
      </w:r>
      <w:proofErr w:type="spellStart"/>
      <w:r w:rsidR="002C7C77">
        <w:rPr>
          <w:rFonts w:ascii="Arial" w:hAnsi="Arial" w:cs="Arial"/>
          <w:sz w:val="24"/>
          <w:szCs w:val="24"/>
          <w:lang w:val="en-ID"/>
        </w:rPr>
        <w:t>luas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berbagai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penjuru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dunia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AD4006">
        <w:rPr>
          <w:rFonts w:ascii="Arial" w:hAnsi="Arial" w:cs="Arial"/>
          <w:sz w:val="24"/>
          <w:szCs w:val="24"/>
          <w:lang w:val="en-ID"/>
        </w:rPr>
        <w:t xml:space="preserve"> sangat </w:t>
      </w:r>
      <w:proofErr w:type="spellStart"/>
      <w:r w:rsidR="00AD4006">
        <w:rPr>
          <w:rFonts w:ascii="Arial" w:hAnsi="Arial" w:cs="Arial"/>
          <w:sz w:val="24"/>
          <w:szCs w:val="24"/>
          <w:lang w:val="en-ID"/>
        </w:rPr>
        <w:t>cepat</w:t>
      </w:r>
      <w:proofErr w:type="spellEnd"/>
      <w:r w:rsidR="0025266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52664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25266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52664">
        <w:rPr>
          <w:rFonts w:ascii="Arial" w:hAnsi="Arial" w:cs="Arial"/>
          <w:sz w:val="24"/>
          <w:szCs w:val="24"/>
          <w:lang w:val="en-ID"/>
        </w:rPr>
        <w:t>kita</w:t>
      </w:r>
      <w:proofErr w:type="spellEnd"/>
      <w:r w:rsidR="0025266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52664">
        <w:rPr>
          <w:rFonts w:ascii="Arial" w:hAnsi="Arial" w:cs="Arial"/>
          <w:sz w:val="24"/>
          <w:szCs w:val="24"/>
          <w:lang w:val="en-ID"/>
        </w:rPr>
        <w:t>peroleh</w:t>
      </w:r>
      <w:proofErr w:type="spellEnd"/>
      <w:r w:rsidR="0025266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52664">
        <w:rPr>
          <w:rFonts w:ascii="Arial" w:hAnsi="Arial" w:cs="Arial"/>
          <w:sz w:val="24"/>
          <w:szCs w:val="24"/>
          <w:lang w:val="en-ID"/>
        </w:rPr>
        <w:t>melalui</w:t>
      </w:r>
      <w:proofErr w:type="spellEnd"/>
      <w:r w:rsidR="00252664">
        <w:rPr>
          <w:rFonts w:ascii="Arial" w:hAnsi="Arial" w:cs="Arial"/>
          <w:sz w:val="24"/>
          <w:szCs w:val="24"/>
          <w:lang w:val="en-ID"/>
        </w:rPr>
        <w:t xml:space="preserve"> internet</w:t>
      </w:r>
      <w:r w:rsidR="00AD4006">
        <w:rPr>
          <w:rFonts w:ascii="Arial" w:hAnsi="Arial" w:cs="Arial"/>
          <w:sz w:val="24"/>
          <w:szCs w:val="24"/>
          <w:lang w:val="en-ID"/>
        </w:rPr>
        <w:t>.</w:t>
      </w:r>
      <w:r w:rsidR="00DE7C8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921BF">
        <w:rPr>
          <w:rFonts w:ascii="Arial" w:hAnsi="Arial" w:cs="Arial"/>
          <w:sz w:val="24"/>
          <w:szCs w:val="24"/>
          <w:lang w:val="en-ID"/>
        </w:rPr>
        <w:t>I</w:t>
      </w:r>
      <w:r w:rsidR="00DE7C84">
        <w:rPr>
          <w:rFonts w:ascii="Arial" w:hAnsi="Arial" w:cs="Arial"/>
          <w:sz w:val="24"/>
          <w:szCs w:val="24"/>
          <w:lang w:val="en-ID"/>
        </w:rPr>
        <w:t>nformasi</w:t>
      </w:r>
      <w:proofErr w:type="spellEnd"/>
      <w:r w:rsidR="00DE7C84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DE7C84">
        <w:rPr>
          <w:rFonts w:ascii="Arial" w:hAnsi="Arial" w:cs="Arial"/>
          <w:sz w:val="24"/>
          <w:szCs w:val="24"/>
          <w:lang w:val="en-ID"/>
        </w:rPr>
        <w:t>tersebar</w:t>
      </w:r>
      <w:proofErr w:type="spellEnd"/>
      <w:r w:rsidR="00DE7C84">
        <w:rPr>
          <w:rFonts w:ascii="Arial" w:hAnsi="Arial" w:cs="Arial"/>
          <w:sz w:val="24"/>
          <w:szCs w:val="24"/>
          <w:lang w:val="en-ID"/>
        </w:rPr>
        <w:t xml:space="preserve"> di Internet </w:t>
      </w:r>
      <w:proofErr w:type="spellStart"/>
      <w:r w:rsidR="00DE7C84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DE7C8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E7C84">
        <w:rPr>
          <w:rFonts w:ascii="Arial" w:hAnsi="Arial" w:cs="Arial"/>
          <w:sz w:val="24"/>
          <w:szCs w:val="24"/>
          <w:lang w:val="en-ID"/>
        </w:rPr>
        <w:t>diakse</w:t>
      </w:r>
      <w:r w:rsidR="0006611C">
        <w:rPr>
          <w:rFonts w:ascii="Arial" w:hAnsi="Arial" w:cs="Arial"/>
          <w:sz w:val="24"/>
          <w:szCs w:val="24"/>
          <w:lang w:val="en-ID"/>
        </w:rPr>
        <w:t>s</w:t>
      </w:r>
      <w:proofErr w:type="spellEnd"/>
      <w:r w:rsidR="0006611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6611C">
        <w:rPr>
          <w:rFonts w:ascii="Arial" w:hAnsi="Arial" w:cs="Arial"/>
          <w:sz w:val="24"/>
          <w:szCs w:val="24"/>
          <w:lang w:val="en-ID"/>
        </w:rPr>
        <w:t>cukup</w:t>
      </w:r>
      <w:proofErr w:type="spellEnd"/>
      <w:r w:rsidR="0006611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6611C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06611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952BD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8952B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952BD">
        <w:rPr>
          <w:rFonts w:ascii="Arial" w:hAnsi="Arial" w:cs="Arial"/>
          <w:sz w:val="24"/>
          <w:szCs w:val="24"/>
          <w:lang w:val="en-ID"/>
        </w:rPr>
        <w:t>gawai</w:t>
      </w:r>
      <w:proofErr w:type="spellEnd"/>
      <w:r w:rsidR="00082CDF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2B2E9D">
        <w:rPr>
          <w:rFonts w:ascii="Arial" w:hAnsi="Arial" w:cs="Arial"/>
          <w:sz w:val="24"/>
          <w:szCs w:val="24"/>
          <w:lang w:val="en-ID"/>
        </w:rPr>
        <w:t>Menurut</w:t>
      </w:r>
      <w:proofErr w:type="spellEnd"/>
      <w:r w:rsidR="002B2E9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B2E9D">
        <w:rPr>
          <w:rFonts w:ascii="Arial" w:hAnsi="Arial" w:cs="Arial"/>
          <w:i/>
          <w:iCs/>
          <w:sz w:val="24"/>
          <w:szCs w:val="24"/>
          <w:lang w:val="en-ID"/>
        </w:rPr>
        <w:t>DataReportal</w:t>
      </w:r>
      <w:proofErr w:type="spellEnd"/>
      <w:r w:rsidR="001400E8">
        <w:rPr>
          <w:rFonts w:ascii="Arial" w:hAnsi="Arial" w:cs="Arial"/>
          <w:sz w:val="24"/>
          <w:szCs w:val="24"/>
          <w:lang w:val="en-ID"/>
        </w:rPr>
        <w:t>,</w:t>
      </w:r>
      <w:r w:rsidR="002B2E9D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 w:rsidR="002B2E9D">
        <w:rPr>
          <w:rFonts w:ascii="Arial" w:hAnsi="Arial" w:cs="Arial"/>
          <w:sz w:val="24"/>
          <w:szCs w:val="24"/>
          <w:lang w:val="en-ID"/>
        </w:rPr>
        <w:t>p</w:t>
      </w:r>
      <w:r w:rsidR="00082CDF">
        <w:rPr>
          <w:rFonts w:ascii="Arial" w:hAnsi="Arial" w:cs="Arial"/>
          <w:sz w:val="24"/>
          <w:szCs w:val="24"/>
          <w:lang w:val="en-ID"/>
        </w:rPr>
        <w:t>engguna</w:t>
      </w:r>
      <w:proofErr w:type="spellEnd"/>
      <w:r w:rsidR="00082CD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82CDF">
        <w:rPr>
          <w:rFonts w:ascii="Arial" w:hAnsi="Arial" w:cs="Arial"/>
          <w:sz w:val="24"/>
          <w:szCs w:val="24"/>
          <w:lang w:val="en-ID"/>
        </w:rPr>
        <w:t>gawai</w:t>
      </w:r>
      <w:proofErr w:type="spellEnd"/>
      <w:r w:rsidR="00082CDF">
        <w:rPr>
          <w:rFonts w:ascii="Arial" w:hAnsi="Arial" w:cs="Arial"/>
          <w:sz w:val="24"/>
          <w:szCs w:val="24"/>
          <w:lang w:val="en-ID"/>
        </w:rPr>
        <w:t xml:space="preserve"> di Indonesia</w:t>
      </w:r>
      <w:r w:rsidR="001400E8">
        <w:rPr>
          <w:rFonts w:ascii="Arial" w:hAnsi="Arial" w:cs="Arial"/>
          <w:sz w:val="24"/>
          <w:szCs w:val="24"/>
          <w:lang w:val="en-ID"/>
        </w:rPr>
        <w:t xml:space="preserve"> pada </w:t>
      </w:r>
      <w:proofErr w:type="spellStart"/>
      <w:r w:rsidR="001400E8">
        <w:rPr>
          <w:rFonts w:ascii="Arial" w:hAnsi="Arial" w:cs="Arial"/>
          <w:sz w:val="24"/>
          <w:szCs w:val="24"/>
          <w:lang w:val="en-ID"/>
        </w:rPr>
        <w:t>tahun</w:t>
      </w:r>
      <w:proofErr w:type="spellEnd"/>
      <w:r w:rsidR="001400E8">
        <w:rPr>
          <w:rFonts w:ascii="Arial" w:hAnsi="Arial" w:cs="Arial"/>
          <w:sz w:val="24"/>
          <w:szCs w:val="24"/>
          <w:lang w:val="en-ID"/>
        </w:rPr>
        <w:t xml:space="preserve"> 2022</w:t>
      </w:r>
      <w:r w:rsidR="00082CD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82CDF">
        <w:rPr>
          <w:rFonts w:ascii="Arial" w:hAnsi="Arial" w:cs="Arial"/>
          <w:sz w:val="24"/>
          <w:szCs w:val="24"/>
          <w:lang w:val="en-ID"/>
        </w:rPr>
        <w:t>tercatat</w:t>
      </w:r>
      <w:proofErr w:type="spellEnd"/>
      <w:r w:rsidR="00082CD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82CDF"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 w:rsidR="00082CD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82CDF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082CDF">
        <w:rPr>
          <w:rFonts w:ascii="Arial" w:hAnsi="Arial" w:cs="Arial"/>
          <w:sz w:val="24"/>
          <w:szCs w:val="24"/>
          <w:lang w:val="en-ID"/>
        </w:rPr>
        <w:t xml:space="preserve"> </w:t>
      </w:r>
      <w:r w:rsidR="001400E8">
        <w:rPr>
          <w:rFonts w:ascii="Arial" w:hAnsi="Arial" w:cs="Arial"/>
          <w:sz w:val="24"/>
          <w:szCs w:val="24"/>
          <w:lang w:val="en-ID"/>
        </w:rPr>
        <w:t>204.7</w:t>
      </w:r>
      <w:r w:rsidR="00082CD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82CDF">
        <w:rPr>
          <w:rFonts w:ascii="Arial" w:hAnsi="Arial" w:cs="Arial"/>
          <w:sz w:val="24"/>
          <w:szCs w:val="24"/>
          <w:lang w:val="en-ID"/>
        </w:rPr>
        <w:t>juta</w:t>
      </w:r>
      <w:proofErr w:type="spellEnd"/>
      <w:r w:rsidR="00082CDF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082CDF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="00082CD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B2E9D">
        <w:rPr>
          <w:rFonts w:ascii="Arial" w:hAnsi="Arial" w:cs="Arial"/>
          <w:sz w:val="24"/>
          <w:szCs w:val="24"/>
          <w:lang w:val="en-ID"/>
        </w:rPr>
        <w:t>sekitar</w:t>
      </w:r>
      <w:proofErr w:type="spellEnd"/>
      <w:r w:rsidR="002B2E9D">
        <w:rPr>
          <w:rFonts w:ascii="Arial" w:hAnsi="Arial" w:cs="Arial"/>
          <w:sz w:val="24"/>
          <w:szCs w:val="24"/>
          <w:lang w:val="en-ID"/>
        </w:rPr>
        <w:t xml:space="preserve"> </w:t>
      </w:r>
      <w:r w:rsidR="001400E8">
        <w:rPr>
          <w:rFonts w:ascii="Arial" w:hAnsi="Arial" w:cs="Arial"/>
          <w:sz w:val="24"/>
          <w:szCs w:val="24"/>
          <w:lang w:val="en-ID"/>
        </w:rPr>
        <w:t>73</w:t>
      </w:r>
      <w:r w:rsidR="002B2E9D">
        <w:rPr>
          <w:rFonts w:ascii="Arial" w:hAnsi="Arial" w:cs="Arial"/>
          <w:sz w:val="24"/>
          <w:szCs w:val="24"/>
          <w:lang w:val="en-ID"/>
        </w:rPr>
        <w:t xml:space="preserve">.7% </w:t>
      </w:r>
      <w:proofErr w:type="spellStart"/>
      <w:r w:rsidR="002B2E9D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2B2E9D">
        <w:rPr>
          <w:rFonts w:ascii="Arial" w:hAnsi="Arial" w:cs="Arial"/>
          <w:sz w:val="24"/>
          <w:szCs w:val="24"/>
          <w:lang w:val="en-ID"/>
        </w:rPr>
        <w:t xml:space="preserve"> total </w:t>
      </w:r>
      <w:proofErr w:type="spellStart"/>
      <w:r w:rsidR="002B2E9D">
        <w:rPr>
          <w:rFonts w:ascii="Arial" w:hAnsi="Arial" w:cs="Arial"/>
          <w:sz w:val="24"/>
          <w:szCs w:val="24"/>
          <w:lang w:val="en-ID"/>
        </w:rPr>
        <w:t>populasi</w:t>
      </w:r>
      <w:proofErr w:type="spellEnd"/>
      <w:r w:rsidR="008952BD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8952BD">
        <w:rPr>
          <w:rFonts w:ascii="Arial" w:hAnsi="Arial" w:cs="Arial"/>
          <w:sz w:val="24"/>
          <w:szCs w:val="24"/>
          <w:lang w:val="en-ID"/>
        </w:rPr>
        <w:t>angka</w:t>
      </w:r>
      <w:proofErr w:type="spellEnd"/>
      <w:r w:rsidR="008952B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952BD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8952BD">
        <w:rPr>
          <w:rFonts w:ascii="Arial" w:hAnsi="Arial" w:cs="Arial"/>
          <w:sz w:val="24"/>
          <w:szCs w:val="24"/>
          <w:lang w:val="en-ID"/>
        </w:rPr>
        <w:t xml:space="preserve"> naik </w:t>
      </w:r>
      <w:r w:rsidR="00821387">
        <w:rPr>
          <w:rFonts w:ascii="Arial" w:hAnsi="Arial" w:cs="Arial"/>
          <w:sz w:val="24"/>
          <w:szCs w:val="24"/>
          <w:lang w:val="en-ID"/>
        </w:rPr>
        <w:t xml:space="preserve">2.1 </w:t>
      </w:r>
      <w:proofErr w:type="spellStart"/>
      <w:r w:rsidR="00821387">
        <w:rPr>
          <w:rFonts w:ascii="Arial" w:hAnsi="Arial" w:cs="Arial"/>
          <w:sz w:val="24"/>
          <w:szCs w:val="24"/>
          <w:lang w:val="en-ID"/>
        </w:rPr>
        <w:t>juta</w:t>
      </w:r>
      <w:proofErr w:type="spellEnd"/>
      <w:r w:rsidR="0082138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21387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82138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21387">
        <w:rPr>
          <w:rFonts w:ascii="Arial" w:hAnsi="Arial" w:cs="Arial"/>
          <w:sz w:val="24"/>
          <w:szCs w:val="24"/>
          <w:lang w:val="en-ID"/>
        </w:rPr>
        <w:t>tahun</w:t>
      </w:r>
      <w:proofErr w:type="spellEnd"/>
      <w:r w:rsidR="0082138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21387">
        <w:rPr>
          <w:rFonts w:ascii="Arial" w:hAnsi="Arial" w:cs="Arial"/>
          <w:sz w:val="24"/>
          <w:szCs w:val="24"/>
          <w:lang w:val="en-ID"/>
        </w:rPr>
        <w:t>sebelumnya</w:t>
      </w:r>
      <w:proofErr w:type="spellEnd"/>
      <w:r w:rsidR="00DA20EA">
        <w:rPr>
          <w:rFonts w:ascii="Arial" w:hAnsi="Arial" w:cs="Arial"/>
          <w:sz w:val="24"/>
          <w:szCs w:val="24"/>
          <w:lang w:val="en-ID"/>
        </w:rPr>
        <w:t>.</w:t>
      </w:r>
      <w:r w:rsidR="008952BD">
        <w:rPr>
          <w:rFonts w:ascii="Arial" w:hAnsi="Arial" w:cs="Arial"/>
          <w:sz w:val="24"/>
          <w:szCs w:val="24"/>
          <w:lang w:val="en-ID"/>
        </w:rPr>
        <w:t xml:space="preserve"> Hal </w:t>
      </w:r>
      <w:proofErr w:type="spellStart"/>
      <w:r w:rsidR="008952BD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8952B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952BD">
        <w:rPr>
          <w:rFonts w:ascii="Arial" w:hAnsi="Arial" w:cs="Arial"/>
          <w:sz w:val="24"/>
          <w:szCs w:val="24"/>
          <w:lang w:val="en-ID"/>
        </w:rPr>
        <w:t>menggambarkan</w:t>
      </w:r>
      <w:proofErr w:type="spellEnd"/>
      <w:r w:rsidR="0082138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21387">
        <w:rPr>
          <w:rFonts w:ascii="Arial" w:hAnsi="Arial" w:cs="Arial"/>
          <w:sz w:val="24"/>
          <w:szCs w:val="24"/>
          <w:lang w:val="en-ID"/>
        </w:rPr>
        <w:t>bahwa</w:t>
      </w:r>
      <w:proofErr w:type="spellEnd"/>
      <w:r w:rsidR="0082138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21387">
        <w:rPr>
          <w:rFonts w:ascii="Arial" w:hAnsi="Arial" w:cs="Arial"/>
          <w:sz w:val="24"/>
          <w:szCs w:val="24"/>
          <w:lang w:val="en-ID"/>
        </w:rPr>
        <w:t>masyarakat</w:t>
      </w:r>
      <w:proofErr w:type="spellEnd"/>
      <w:r w:rsidR="0082138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821BC">
        <w:rPr>
          <w:rFonts w:ascii="Arial" w:hAnsi="Arial" w:cs="Arial"/>
          <w:sz w:val="24"/>
          <w:szCs w:val="24"/>
          <w:lang w:val="en-ID"/>
        </w:rPr>
        <w:t>terus</w:t>
      </w:r>
      <w:proofErr w:type="spellEnd"/>
      <w:r w:rsidR="00A821B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821BC">
        <w:rPr>
          <w:rFonts w:ascii="Arial" w:hAnsi="Arial" w:cs="Arial"/>
          <w:sz w:val="24"/>
          <w:szCs w:val="24"/>
          <w:lang w:val="en-ID"/>
        </w:rPr>
        <w:t>mengikuti</w:t>
      </w:r>
      <w:proofErr w:type="spellEnd"/>
      <w:r w:rsidR="00A821B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821BC">
        <w:rPr>
          <w:rFonts w:ascii="Arial" w:hAnsi="Arial" w:cs="Arial"/>
          <w:sz w:val="24"/>
          <w:szCs w:val="24"/>
          <w:lang w:val="en-ID"/>
        </w:rPr>
        <w:t>perkembangan</w:t>
      </w:r>
      <w:proofErr w:type="spellEnd"/>
      <w:r w:rsidR="00A821BC">
        <w:rPr>
          <w:rFonts w:ascii="Arial" w:hAnsi="Arial" w:cs="Arial"/>
          <w:sz w:val="24"/>
          <w:szCs w:val="24"/>
          <w:lang w:val="en-ID"/>
        </w:rPr>
        <w:t xml:space="preserve"> era </w:t>
      </w:r>
      <w:proofErr w:type="spellStart"/>
      <w:r w:rsidR="00A821BC">
        <w:rPr>
          <w:rFonts w:ascii="Arial" w:hAnsi="Arial" w:cs="Arial"/>
          <w:sz w:val="24"/>
          <w:szCs w:val="24"/>
          <w:lang w:val="en-ID"/>
        </w:rPr>
        <w:t>digitalisasi</w:t>
      </w:r>
      <w:proofErr w:type="spellEnd"/>
      <w:r w:rsidR="00A821BC">
        <w:rPr>
          <w:rFonts w:ascii="Arial" w:hAnsi="Arial" w:cs="Arial"/>
          <w:sz w:val="24"/>
          <w:szCs w:val="24"/>
          <w:lang w:val="en-ID"/>
        </w:rPr>
        <w:t>.</w:t>
      </w:r>
    </w:p>
    <w:p w14:paraId="3FF6370C" w14:textId="6A635D12" w:rsidR="4945679B" w:rsidRDefault="51F164AC" w:rsidP="002D07A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  <w:lang w:val="en-ID"/>
        </w:rPr>
      </w:pP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Meskipun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memiliki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banyak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manfaat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digital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luput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penyalahgunaan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berdampak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buruk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, salah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satunya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yaitu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adanya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Pr="51F164AC">
        <w:rPr>
          <w:rFonts w:ascii="Arial" w:hAnsi="Arial" w:cs="Arial"/>
          <w:sz w:val="24"/>
          <w:szCs w:val="24"/>
          <w:lang w:val="en-ID"/>
        </w:rPr>
        <w:t xml:space="preserve"> hoax.</w:t>
      </w:r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Menurut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Profesor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Muhammad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Alwi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Dahlan, </w:t>
      </w:r>
      <w:r w:rsidRPr="7B11C673">
        <w:rPr>
          <w:rFonts w:ascii="Arial" w:eastAsia="Arial" w:hAnsi="Arial" w:cs="Arial"/>
          <w:i/>
          <w:sz w:val="24"/>
          <w:szCs w:val="24"/>
          <w:lang w:val="en-ID"/>
        </w:rPr>
        <w:t>hoax</w:t>
      </w:r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atau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adalah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manipulasi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berita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yang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sengaja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dilakukan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dan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bertujuan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untuk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memberikan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pengakuan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atau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51F164AC">
        <w:rPr>
          <w:rFonts w:ascii="Arial" w:eastAsia="Arial" w:hAnsi="Arial" w:cs="Arial"/>
          <w:sz w:val="24"/>
          <w:szCs w:val="24"/>
          <w:lang w:val="en-ID"/>
        </w:rPr>
        <w:t>pemahaman</w:t>
      </w:r>
      <w:proofErr w:type="spellEnd"/>
      <w:r w:rsidRPr="51F164AC">
        <w:rPr>
          <w:rFonts w:ascii="Arial" w:eastAsia="Arial" w:hAnsi="Arial" w:cs="Arial"/>
          <w:sz w:val="24"/>
          <w:szCs w:val="24"/>
          <w:lang w:val="en-ID"/>
        </w:rPr>
        <w:t xml:space="preserve"> yang salah. </w:t>
      </w:r>
      <w:proofErr w:type="spellStart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>Berita</w:t>
      </w:r>
      <w:proofErr w:type="spellEnd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2C1E136" w:rsidRPr="02C1E136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>seringkali</w:t>
      </w:r>
      <w:proofErr w:type="spellEnd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>mengarahkan</w:t>
      </w:r>
      <w:proofErr w:type="spellEnd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>pembaca</w:t>
      </w:r>
      <w:proofErr w:type="spellEnd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>kepada</w:t>
      </w:r>
      <w:proofErr w:type="spellEnd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>opini</w:t>
      </w:r>
      <w:proofErr w:type="spellEnd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>publik</w:t>
      </w:r>
      <w:proofErr w:type="spellEnd"/>
      <w:r w:rsidR="51E67831" w:rsidRPr="51E67831">
        <w:rPr>
          <w:rFonts w:ascii="Arial" w:eastAsia="Arial" w:hAnsi="Arial" w:cs="Arial"/>
          <w:sz w:val="24"/>
          <w:szCs w:val="24"/>
          <w:lang w:val="en-ID"/>
        </w:rPr>
        <w:t xml:space="preserve"> yang negative</w:t>
      </w:r>
      <w:r w:rsidR="373EFD7A" w:rsidRPr="373EFD7A">
        <w:rPr>
          <w:rFonts w:ascii="Arial" w:eastAsia="Arial" w:hAnsi="Arial" w:cs="Arial"/>
          <w:sz w:val="24"/>
          <w:szCs w:val="24"/>
          <w:lang w:val="en-ID"/>
        </w:rPr>
        <w:t xml:space="preserve">. </w:t>
      </w:r>
      <w:proofErr w:type="spellStart"/>
      <w:r w:rsidR="23E94B68" w:rsidRPr="23E94B68">
        <w:rPr>
          <w:rFonts w:ascii="Arial" w:eastAsia="Arial" w:hAnsi="Arial" w:cs="Arial"/>
          <w:sz w:val="24"/>
          <w:szCs w:val="24"/>
          <w:lang w:val="en-ID"/>
        </w:rPr>
        <w:t>Selain</w:t>
      </w:r>
      <w:proofErr w:type="spellEnd"/>
      <w:r w:rsidR="23E94B68" w:rsidRPr="23E94B6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3E94B68" w:rsidRPr="23E94B68">
        <w:rPr>
          <w:rFonts w:ascii="Arial" w:eastAsia="Arial" w:hAnsi="Arial" w:cs="Arial"/>
          <w:sz w:val="24"/>
          <w:szCs w:val="24"/>
          <w:lang w:val="en-ID"/>
        </w:rPr>
        <w:t>itu</w:t>
      </w:r>
      <w:proofErr w:type="spellEnd"/>
      <w:r w:rsidR="23E94B68" w:rsidRPr="23E94B68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7514468F" w:rsidRPr="7514468F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0B7E596D" w:rsidRPr="0B7E596D">
        <w:rPr>
          <w:rFonts w:ascii="Arial" w:eastAsia="Arial" w:hAnsi="Arial" w:cs="Arial"/>
          <w:sz w:val="24"/>
          <w:szCs w:val="24"/>
          <w:lang w:val="en-ID"/>
        </w:rPr>
        <w:t xml:space="preserve"> juga </w:t>
      </w:r>
      <w:proofErr w:type="spellStart"/>
      <w:r w:rsidR="36BC9780" w:rsidRPr="36BC9780">
        <w:rPr>
          <w:rFonts w:ascii="Arial" w:eastAsia="Arial" w:hAnsi="Arial" w:cs="Arial"/>
          <w:sz w:val="24"/>
          <w:szCs w:val="24"/>
          <w:lang w:val="en-ID"/>
        </w:rPr>
        <w:t>meresahkan</w:t>
      </w:r>
      <w:proofErr w:type="spellEnd"/>
      <w:r w:rsidR="36BC9780" w:rsidRPr="36BC9780">
        <w:rPr>
          <w:rFonts w:ascii="Arial" w:eastAsia="Arial" w:hAnsi="Arial" w:cs="Arial"/>
          <w:sz w:val="24"/>
          <w:szCs w:val="24"/>
          <w:lang w:val="en-ID"/>
        </w:rPr>
        <w:t>,</w:t>
      </w:r>
      <w:r w:rsidR="6CF13C38" w:rsidRPr="6CF13C3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CF13C38" w:rsidRPr="6CF13C38">
        <w:rPr>
          <w:rFonts w:ascii="Arial" w:eastAsia="Arial" w:hAnsi="Arial" w:cs="Arial"/>
          <w:sz w:val="24"/>
          <w:szCs w:val="24"/>
          <w:lang w:val="en-ID"/>
        </w:rPr>
        <w:t>membuat</w:t>
      </w:r>
      <w:proofErr w:type="spellEnd"/>
      <w:r w:rsidR="6CF13C38" w:rsidRPr="6CF13C3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CF13C38" w:rsidRPr="6CF13C38">
        <w:rPr>
          <w:rFonts w:ascii="Arial" w:eastAsia="Arial" w:hAnsi="Arial" w:cs="Arial"/>
          <w:sz w:val="24"/>
          <w:szCs w:val="24"/>
          <w:lang w:val="en-ID"/>
        </w:rPr>
        <w:t>panik</w:t>
      </w:r>
      <w:proofErr w:type="spellEnd"/>
      <w:r w:rsidR="6CF13C38" w:rsidRPr="6CF13C38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43A896B9" w:rsidRPr="43A896B9">
        <w:rPr>
          <w:rFonts w:ascii="Arial" w:eastAsia="Arial" w:hAnsi="Arial" w:cs="Arial"/>
          <w:sz w:val="24"/>
          <w:szCs w:val="24"/>
          <w:lang w:val="en-ID"/>
        </w:rPr>
        <w:t>mengancam</w:t>
      </w:r>
      <w:proofErr w:type="spellEnd"/>
      <w:r w:rsidR="43A896B9" w:rsidRPr="43A896B9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6B85540" w:rsidRPr="16B85540">
        <w:rPr>
          <w:rFonts w:ascii="Arial" w:eastAsia="Arial" w:hAnsi="Arial" w:cs="Arial"/>
          <w:sz w:val="24"/>
          <w:szCs w:val="24"/>
          <w:lang w:val="en-ID"/>
        </w:rPr>
        <w:t>kesehatan</w:t>
      </w:r>
      <w:proofErr w:type="spellEnd"/>
      <w:r w:rsidR="16B85540" w:rsidRPr="16B85540">
        <w:rPr>
          <w:rFonts w:ascii="Arial" w:eastAsia="Arial" w:hAnsi="Arial" w:cs="Arial"/>
          <w:sz w:val="24"/>
          <w:szCs w:val="24"/>
          <w:lang w:val="en-ID"/>
        </w:rPr>
        <w:t xml:space="preserve"> mental</w:t>
      </w:r>
      <w:r w:rsidR="1335649B" w:rsidRPr="1335649B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43AF8725" w:rsidRPr="43AF8725">
        <w:rPr>
          <w:rFonts w:ascii="Arial" w:eastAsia="Arial" w:hAnsi="Arial" w:cs="Arial"/>
          <w:sz w:val="24"/>
          <w:szCs w:val="24"/>
          <w:lang w:val="en-ID"/>
        </w:rPr>
        <w:t>menimbulkan</w:t>
      </w:r>
      <w:proofErr w:type="spellEnd"/>
      <w:r w:rsidR="43AF8725" w:rsidRPr="43AF872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43AF8725" w:rsidRPr="43AF8725">
        <w:rPr>
          <w:rFonts w:ascii="Arial" w:eastAsia="Arial" w:hAnsi="Arial" w:cs="Arial"/>
          <w:sz w:val="24"/>
          <w:szCs w:val="24"/>
          <w:lang w:val="en-ID"/>
        </w:rPr>
        <w:t>kerugian</w:t>
      </w:r>
      <w:proofErr w:type="spellEnd"/>
      <w:r w:rsidR="43AF8725" w:rsidRPr="43AF872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263D1A2" w:rsidRPr="3263D1A2">
        <w:rPr>
          <w:rFonts w:ascii="Arial" w:eastAsia="Arial" w:hAnsi="Arial" w:cs="Arial"/>
          <w:sz w:val="24"/>
          <w:szCs w:val="24"/>
          <w:lang w:val="en-ID"/>
        </w:rPr>
        <w:t>materi</w:t>
      </w:r>
      <w:proofErr w:type="spellEnd"/>
      <w:r w:rsidR="69ECBF1B" w:rsidRPr="69ECBF1B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7A9A4CF4" w:rsidRPr="7A9A4CF4">
        <w:rPr>
          <w:rFonts w:ascii="Arial" w:eastAsia="Arial" w:hAnsi="Arial" w:cs="Arial"/>
          <w:sz w:val="24"/>
          <w:szCs w:val="24"/>
          <w:lang w:val="en-ID"/>
        </w:rPr>
        <w:t>serta</w:t>
      </w:r>
      <w:proofErr w:type="spellEnd"/>
      <w:r w:rsidR="7A9A4CF4" w:rsidRPr="7A9A4CF4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B34BB19" w:rsidRPr="2B34BB19">
        <w:rPr>
          <w:rFonts w:ascii="Arial" w:eastAsia="Arial" w:hAnsi="Arial" w:cs="Arial"/>
          <w:sz w:val="24"/>
          <w:szCs w:val="24"/>
          <w:lang w:val="en-ID"/>
        </w:rPr>
        <w:t>dapat</w:t>
      </w:r>
      <w:proofErr w:type="spellEnd"/>
      <w:r w:rsidR="2B34BB19" w:rsidRPr="2B34BB19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B34BB19" w:rsidRPr="2B34BB19">
        <w:rPr>
          <w:rFonts w:ascii="Arial" w:eastAsia="Arial" w:hAnsi="Arial" w:cs="Arial"/>
          <w:sz w:val="24"/>
          <w:szCs w:val="24"/>
          <w:lang w:val="en-ID"/>
        </w:rPr>
        <w:t>menimbulkan</w:t>
      </w:r>
      <w:proofErr w:type="spellEnd"/>
      <w:r w:rsidR="12A48651" w:rsidRPr="12A4865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2A48651" w:rsidRPr="12A48651">
        <w:rPr>
          <w:rFonts w:ascii="Arial" w:eastAsia="Arial" w:hAnsi="Arial" w:cs="Arial"/>
          <w:sz w:val="24"/>
          <w:szCs w:val="24"/>
          <w:lang w:val="en-ID"/>
        </w:rPr>
        <w:t>perpecahan</w:t>
      </w:r>
      <w:proofErr w:type="spellEnd"/>
      <w:r w:rsidR="12A48651" w:rsidRPr="12A48651">
        <w:rPr>
          <w:rFonts w:ascii="Arial" w:eastAsia="Arial" w:hAnsi="Arial" w:cs="Arial"/>
          <w:sz w:val="24"/>
          <w:szCs w:val="24"/>
          <w:lang w:val="en-ID"/>
        </w:rPr>
        <w:t>.</w:t>
      </w:r>
    </w:p>
    <w:p w14:paraId="42582186" w14:textId="0DEE61C9" w:rsidR="0C3715CD" w:rsidRDefault="2F892BD4" w:rsidP="002D07A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  <w:lang w:val="en-ID"/>
        </w:rPr>
      </w:pPr>
      <w:proofErr w:type="spellStart"/>
      <w:r w:rsidRPr="2F892BD4">
        <w:rPr>
          <w:rFonts w:ascii="Arial" w:eastAsia="Arial" w:hAnsi="Arial" w:cs="Arial"/>
          <w:sz w:val="24"/>
          <w:szCs w:val="24"/>
          <w:lang w:val="en-ID"/>
        </w:rPr>
        <w:t>Menurut</w:t>
      </w:r>
      <w:proofErr w:type="spellEnd"/>
      <w:r w:rsidRPr="2F892BD4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DE9BF68" w:rsidRPr="3DE9BF68">
        <w:rPr>
          <w:rFonts w:ascii="Arial" w:eastAsia="Arial" w:hAnsi="Arial" w:cs="Arial"/>
          <w:sz w:val="24"/>
          <w:szCs w:val="24"/>
          <w:lang w:val="en-ID"/>
        </w:rPr>
        <w:t>penelitian</w:t>
      </w:r>
      <w:proofErr w:type="spellEnd"/>
      <w:r w:rsidR="3DE9BF68" w:rsidRPr="3DE9BF68">
        <w:rPr>
          <w:rFonts w:ascii="Arial" w:eastAsia="Arial" w:hAnsi="Arial" w:cs="Arial"/>
          <w:sz w:val="24"/>
          <w:szCs w:val="24"/>
          <w:lang w:val="en-ID"/>
        </w:rPr>
        <w:t>,</w:t>
      </w:r>
      <w:r w:rsidR="762D57E2" w:rsidRPr="762D57E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97F6DEA" w:rsidRPr="197F6DEA">
        <w:rPr>
          <w:rFonts w:ascii="Arial" w:eastAsia="Arial" w:hAnsi="Arial" w:cs="Arial"/>
          <w:sz w:val="24"/>
          <w:szCs w:val="24"/>
          <w:lang w:val="en-ID"/>
        </w:rPr>
        <w:t>berita</w:t>
      </w:r>
      <w:proofErr w:type="spellEnd"/>
      <w:r w:rsidR="197F6DEA" w:rsidRPr="197F6DEA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EEB900F" w:rsidRPr="2EEB900F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602399F8" w:rsidRPr="602399F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02399F8" w:rsidRPr="602399F8">
        <w:rPr>
          <w:rFonts w:ascii="Arial" w:eastAsia="Arial" w:hAnsi="Arial" w:cs="Arial"/>
          <w:sz w:val="24"/>
          <w:szCs w:val="24"/>
          <w:lang w:val="en-ID"/>
        </w:rPr>
        <w:t>lebih</w:t>
      </w:r>
      <w:proofErr w:type="spellEnd"/>
      <w:r w:rsidR="602399F8" w:rsidRPr="602399F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02399F8" w:rsidRPr="602399F8">
        <w:rPr>
          <w:rFonts w:ascii="Arial" w:eastAsia="Arial" w:hAnsi="Arial" w:cs="Arial"/>
          <w:sz w:val="24"/>
          <w:szCs w:val="24"/>
          <w:lang w:val="en-ID"/>
        </w:rPr>
        <w:t>cepat</w:t>
      </w:r>
      <w:proofErr w:type="spellEnd"/>
      <w:r w:rsidR="602399F8" w:rsidRPr="602399F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02399F8" w:rsidRPr="602399F8">
        <w:rPr>
          <w:rFonts w:ascii="Arial" w:eastAsia="Arial" w:hAnsi="Arial" w:cs="Arial"/>
          <w:sz w:val="24"/>
          <w:szCs w:val="24"/>
          <w:lang w:val="en-ID"/>
        </w:rPr>
        <w:t>menyebar</w:t>
      </w:r>
      <w:proofErr w:type="spellEnd"/>
      <w:r w:rsidR="602399F8" w:rsidRPr="602399F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6E842D8C" w:rsidRPr="6E842D8C">
        <w:rPr>
          <w:rFonts w:ascii="Arial" w:eastAsia="Arial" w:hAnsi="Arial" w:cs="Arial"/>
          <w:sz w:val="24"/>
          <w:szCs w:val="24"/>
          <w:lang w:val="en-ID"/>
        </w:rPr>
        <w:t xml:space="preserve">di </w:t>
      </w:r>
      <w:proofErr w:type="spellStart"/>
      <w:r w:rsidR="6E842D8C" w:rsidRPr="6E842D8C">
        <w:rPr>
          <w:rFonts w:ascii="Arial" w:eastAsia="Arial" w:hAnsi="Arial" w:cs="Arial"/>
          <w:sz w:val="24"/>
          <w:szCs w:val="24"/>
          <w:lang w:val="en-ID"/>
        </w:rPr>
        <w:t>kalangan</w:t>
      </w:r>
      <w:proofErr w:type="spellEnd"/>
      <w:r w:rsidR="11D64394" w:rsidRPr="11D64394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1D64394" w:rsidRPr="11D64394">
        <w:rPr>
          <w:rFonts w:ascii="Arial" w:eastAsia="Arial" w:hAnsi="Arial" w:cs="Arial"/>
          <w:sz w:val="24"/>
          <w:szCs w:val="24"/>
          <w:lang w:val="en-ID"/>
        </w:rPr>
        <w:t>masyarakat</w:t>
      </w:r>
      <w:proofErr w:type="spellEnd"/>
      <w:r w:rsidR="11D64394" w:rsidRPr="11D64394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315AC53" w:rsidRPr="6315AC53">
        <w:rPr>
          <w:rFonts w:ascii="Arial" w:eastAsia="Arial" w:hAnsi="Arial" w:cs="Arial"/>
          <w:sz w:val="24"/>
          <w:szCs w:val="24"/>
          <w:lang w:val="en-ID"/>
        </w:rPr>
        <w:t>karena</w:t>
      </w:r>
      <w:proofErr w:type="spellEnd"/>
      <w:r w:rsidR="6315AC53" w:rsidRPr="6315AC53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841993F" w:rsidRPr="0841993F">
        <w:rPr>
          <w:rFonts w:ascii="Arial" w:eastAsia="Arial" w:hAnsi="Arial" w:cs="Arial"/>
          <w:sz w:val="24"/>
          <w:szCs w:val="24"/>
          <w:lang w:val="en-ID"/>
        </w:rPr>
        <w:t>dianggap</w:t>
      </w:r>
      <w:proofErr w:type="spellEnd"/>
      <w:r w:rsidR="0667C25B" w:rsidRPr="0667C25B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9B9D862" w:rsidRPr="29B9D862">
        <w:rPr>
          <w:rFonts w:ascii="Arial" w:eastAsia="Arial" w:hAnsi="Arial" w:cs="Arial"/>
          <w:sz w:val="24"/>
          <w:szCs w:val="24"/>
          <w:lang w:val="en-ID"/>
        </w:rPr>
        <w:t>sebagai</w:t>
      </w:r>
      <w:proofErr w:type="spellEnd"/>
      <w:r w:rsidR="29B9D862" w:rsidRPr="29B9D86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9B9D862" w:rsidRPr="29B9D862">
        <w:rPr>
          <w:rFonts w:ascii="Arial" w:eastAsia="Arial" w:hAnsi="Arial" w:cs="Arial"/>
          <w:sz w:val="24"/>
          <w:szCs w:val="24"/>
          <w:lang w:val="en-ID"/>
        </w:rPr>
        <w:t>hal</w:t>
      </w:r>
      <w:proofErr w:type="spellEnd"/>
      <w:r w:rsidR="29B9D862" w:rsidRPr="29B9D86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4D0BEE69" w:rsidRPr="4D0BEE69">
        <w:rPr>
          <w:rFonts w:ascii="Arial" w:eastAsia="Arial" w:hAnsi="Arial" w:cs="Arial"/>
          <w:sz w:val="24"/>
          <w:szCs w:val="24"/>
          <w:lang w:val="en-ID"/>
        </w:rPr>
        <w:t>yang ‘</w:t>
      </w:r>
      <w:proofErr w:type="spellStart"/>
      <w:r w:rsidR="4D0BEE69" w:rsidRPr="4D0BEE69">
        <w:rPr>
          <w:rFonts w:ascii="Arial" w:eastAsia="Arial" w:hAnsi="Arial" w:cs="Arial"/>
          <w:sz w:val="24"/>
          <w:szCs w:val="24"/>
          <w:lang w:val="en-ID"/>
        </w:rPr>
        <w:t>baru</w:t>
      </w:r>
      <w:proofErr w:type="spellEnd"/>
      <w:r w:rsidR="4D0BEE69" w:rsidRPr="4D0BEE69">
        <w:rPr>
          <w:rFonts w:ascii="Arial" w:eastAsia="Arial" w:hAnsi="Arial" w:cs="Arial"/>
          <w:sz w:val="24"/>
          <w:szCs w:val="24"/>
          <w:lang w:val="en-ID"/>
        </w:rPr>
        <w:t>’</w:t>
      </w:r>
      <w:r w:rsidR="7DA65C8D" w:rsidRPr="7DA65C8D">
        <w:rPr>
          <w:rFonts w:ascii="Arial" w:eastAsia="Arial" w:hAnsi="Arial" w:cs="Arial"/>
          <w:sz w:val="24"/>
          <w:szCs w:val="24"/>
          <w:lang w:val="en-ID"/>
        </w:rPr>
        <w:t>.</w:t>
      </w:r>
      <w:r w:rsidR="5AE5BC48" w:rsidRPr="5AE5BC4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2C252508" w:rsidRPr="2C252508">
        <w:rPr>
          <w:rFonts w:ascii="Arial" w:eastAsia="Arial" w:hAnsi="Arial" w:cs="Arial"/>
          <w:sz w:val="24"/>
          <w:szCs w:val="24"/>
          <w:lang w:val="en-ID"/>
        </w:rPr>
        <w:t xml:space="preserve">Para </w:t>
      </w:r>
      <w:proofErr w:type="spellStart"/>
      <w:r w:rsidR="2C252508" w:rsidRPr="2C252508">
        <w:rPr>
          <w:rFonts w:ascii="Arial" w:eastAsia="Arial" w:hAnsi="Arial" w:cs="Arial"/>
          <w:sz w:val="24"/>
          <w:szCs w:val="24"/>
          <w:lang w:val="en-ID"/>
        </w:rPr>
        <w:t>peneliti</w:t>
      </w:r>
      <w:proofErr w:type="spellEnd"/>
      <w:r w:rsidR="2C252508" w:rsidRPr="2C25250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A85B89C" w:rsidRPr="3A85B89C">
        <w:rPr>
          <w:rFonts w:ascii="Arial" w:eastAsia="Arial" w:hAnsi="Arial" w:cs="Arial"/>
          <w:sz w:val="24"/>
          <w:szCs w:val="24"/>
          <w:lang w:val="en-ID"/>
        </w:rPr>
        <w:t>mengungkapkan</w:t>
      </w:r>
      <w:proofErr w:type="spellEnd"/>
      <w:r w:rsidR="396D7D25" w:rsidRPr="396D7D2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96D7D25" w:rsidRPr="396D7D25">
        <w:rPr>
          <w:rFonts w:ascii="Arial" w:eastAsia="Arial" w:hAnsi="Arial" w:cs="Arial"/>
          <w:sz w:val="24"/>
          <w:szCs w:val="24"/>
          <w:lang w:val="en-ID"/>
        </w:rPr>
        <w:t>bahwa</w:t>
      </w:r>
      <w:proofErr w:type="spellEnd"/>
      <w:r w:rsidR="396D7D25" w:rsidRPr="396D7D25">
        <w:rPr>
          <w:rFonts w:ascii="Arial" w:eastAsia="Arial" w:hAnsi="Arial" w:cs="Arial"/>
          <w:sz w:val="24"/>
          <w:szCs w:val="24"/>
          <w:lang w:val="en-ID"/>
        </w:rPr>
        <w:t xml:space="preserve"> rata</w:t>
      </w:r>
      <w:r w:rsidR="5CBF932C" w:rsidRPr="5CBF932C">
        <w:rPr>
          <w:rFonts w:ascii="Arial" w:eastAsia="Arial" w:hAnsi="Arial" w:cs="Arial"/>
          <w:sz w:val="24"/>
          <w:szCs w:val="24"/>
          <w:lang w:val="en-ID"/>
        </w:rPr>
        <w:t xml:space="preserve">-rata </w:t>
      </w:r>
      <w:proofErr w:type="spellStart"/>
      <w:r w:rsidR="0011A934" w:rsidRPr="0011A934">
        <w:rPr>
          <w:rFonts w:ascii="Arial" w:eastAsia="Arial" w:hAnsi="Arial" w:cs="Arial"/>
          <w:sz w:val="24"/>
          <w:szCs w:val="24"/>
          <w:lang w:val="en-ID"/>
        </w:rPr>
        <w:t>informasi</w:t>
      </w:r>
      <w:proofErr w:type="spellEnd"/>
      <w:r w:rsidR="0011A934" w:rsidRPr="0011A934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3D7E263" w:rsidRPr="13D7E263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0011A934" w:rsidRPr="0011A934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C5F8F80" w:rsidRPr="3C5F8F80">
        <w:rPr>
          <w:rFonts w:ascii="Arial" w:eastAsia="Arial" w:hAnsi="Arial" w:cs="Arial"/>
          <w:sz w:val="24"/>
          <w:szCs w:val="24"/>
          <w:lang w:val="en-ID"/>
        </w:rPr>
        <w:t>ini</w:t>
      </w:r>
      <w:proofErr w:type="spellEnd"/>
      <w:r w:rsidR="3C5F8F80" w:rsidRPr="3C5F8F80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05064A9" w:rsidRPr="605064A9">
        <w:rPr>
          <w:rFonts w:ascii="Arial" w:eastAsia="Arial" w:hAnsi="Arial" w:cs="Arial"/>
          <w:sz w:val="24"/>
          <w:szCs w:val="24"/>
          <w:lang w:val="en-ID"/>
        </w:rPr>
        <w:t>hanya</w:t>
      </w:r>
      <w:proofErr w:type="spellEnd"/>
      <w:r w:rsidR="605064A9" w:rsidRPr="605064A9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6D983FB" w:rsidRPr="06D983FB">
        <w:rPr>
          <w:rFonts w:ascii="Arial" w:eastAsia="Arial" w:hAnsi="Arial" w:cs="Arial"/>
          <w:sz w:val="24"/>
          <w:szCs w:val="24"/>
          <w:lang w:val="en-ID"/>
        </w:rPr>
        <w:t>memerlukan</w:t>
      </w:r>
      <w:proofErr w:type="spellEnd"/>
      <w:r w:rsidR="06D983FB" w:rsidRPr="06D983FB">
        <w:rPr>
          <w:rFonts w:ascii="Arial" w:eastAsia="Arial" w:hAnsi="Arial" w:cs="Arial"/>
          <w:sz w:val="24"/>
          <w:szCs w:val="24"/>
          <w:lang w:val="en-ID"/>
        </w:rPr>
        <w:t xml:space="preserve"> 10 jam </w:t>
      </w:r>
      <w:proofErr w:type="spellStart"/>
      <w:r w:rsidR="06D983FB" w:rsidRPr="06D983FB">
        <w:rPr>
          <w:rFonts w:ascii="Arial" w:eastAsia="Arial" w:hAnsi="Arial" w:cs="Arial"/>
          <w:sz w:val="24"/>
          <w:szCs w:val="24"/>
          <w:lang w:val="en-ID"/>
        </w:rPr>
        <w:t>untuk</w:t>
      </w:r>
      <w:proofErr w:type="spellEnd"/>
      <w:r w:rsidR="6A1CBC8D" w:rsidRPr="6A1CBC8D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C9B8E0D" w:rsidRPr="0C9B8E0D">
        <w:rPr>
          <w:rFonts w:ascii="Arial" w:eastAsia="Arial" w:hAnsi="Arial" w:cs="Arial"/>
          <w:sz w:val="24"/>
          <w:szCs w:val="24"/>
          <w:lang w:val="en-ID"/>
        </w:rPr>
        <w:t>mencapai</w:t>
      </w:r>
      <w:proofErr w:type="spellEnd"/>
      <w:r w:rsidR="0C9B8E0D" w:rsidRPr="0C9B8E0D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367833EC" w:rsidRPr="367833EC">
        <w:rPr>
          <w:rFonts w:ascii="Arial" w:eastAsia="Arial" w:hAnsi="Arial" w:cs="Arial"/>
          <w:sz w:val="24"/>
          <w:szCs w:val="24"/>
          <w:lang w:val="en-ID"/>
        </w:rPr>
        <w:t>1.500</w:t>
      </w:r>
      <w:r w:rsidR="651C4DE8" w:rsidRPr="651C4DE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51C4DE8" w:rsidRPr="651C4DE8">
        <w:rPr>
          <w:rFonts w:ascii="Arial" w:eastAsia="Arial" w:hAnsi="Arial" w:cs="Arial"/>
          <w:sz w:val="24"/>
          <w:szCs w:val="24"/>
          <w:lang w:val="en-ID"/>
        </w:rPr>
        <w:t>pengguna</w:t>
      </w:r>
      <w:proofErr w:type="spellEnd"/>
      <w:r w:rsidR="651C4DE8" w:rsidRPr="651C4DE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14BC3B7F" w:rsidRPr="14BC3B7F">
        <w:rPr>
          <w:rFonts w:ascii="Arial" w:eastAsia="Arial" w:hAnsi="Arial" w:cs="Arial"/>
          <w:sz w:val="24"/>
          <w:szCs w:val="24"/>
          <w:lang w:val="en-ID"/>
        </w:rPr>
        <w:t xml:space="preserve">media </w:t>
      </w:r>
      <w:proofErr w:type="spellStart"/>
      <w:r w:rsidR="14BC3B7F" w:rsidRPr="14BC3B7F">
        <w:rPr>
          <w:rFonts w:ascii="Arial" w:eastAsia="Arial" w:hAnsi="Arial" w:cs="Arial"/>
          <w:sz w:val="24"/>
          <w:szCs w:val="24"/>
          <w:lang w:val="en-ID"/>
        </w:rPr>
        <w:t>sosial</w:t>
      </w:r>
      <w:proofErr w:type="spellEnd"/>
      <w:r w:rsidR="14BC3B7F" w:rsidRPr="14BC3B7F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7D730617" w:rsidRPr="7D730617">
        <w:rPr>
          <w:rFonts w:ascii="Arial" w:eastAsia="Arial" w:hAnsi="Arial" w:cs="Arial"/>
          <w:sz w:val="24"/>
          <w:szCs w:val="24"/>
          <w:lang w:val="en-ID"/>
        </w:rPr>
        <w:t>sedangkan</w:t>
      </w:r>
      <w:proofErr w:type="spellEnd"/>
      <w:r w:rsidR="7D730617" w:rsidRPr="7D730617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7D730617" w:rsidRPr="7D730617">
        <w:rPr>
          <w:rFonts w:ascii="Arial" w:eastAsia="Arial" w:hAnsi="Arial" w:cs="Arial"/>
          <w:sz w:val="24"/>
          <w:szCs w:val="24"/>
          <w:lang w:val="en-ID"/>
        </w:rPr>
        <w:t>informasi</w:t>
      </w:r>
      <w:proofErr w:type="spellEnd"/>
      <w:r w:rsidR="7D730617" w:rsidRPr="7D730617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23FC2569" w:rsidRPr="23FC2569">
        <w:rPr>
          <w:rFonts w:ascii="Arial" w:eastAsia="Arial" w:hAnsi="Arial" w:cs="Arial"/>
          <w:sz w:val="24"/>
          <w:szCs w:val="24"/>
          <w:lang w:val="en-ID"/>
        </w:rPr>
        <w:t xml:space="preserve">yang </w:t>
      </w:r>
      <w:proofErr w:type="spellStart"/>
      <w:r w:rsidR="23FC2569" w:rsidRPr="23FC2569">
        <w:rPr>
          <w:rFonts w:ascii="Arial" w:eastAsia="Arial" w:hAnsi="Arial" w:cs="Arial"/>
          <w:sz w:val="24"/>
          <w:szCs w:val="24"/>
          <w:lang w:val="en-ID"/>
        </w:rPr>
        <w:t>benar</w:t>
      </w:r>
      <w:proofErr w:type="spellEnd"/>
      <w:r w:rsidR="23FC2569" w:rsidRPr="23FC2569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3FC2569" w:rsidRPr="23FC2569">
        <w:rPr>
          <w:rFonts w:ascii="Arial" w:eastAsia="Arial" w:hAnsi="Arial" w:cs="Arial"/>
          <w:sz w:val="24"/>
          <w:szCs w:val="24"/>
          <w:lang w:val="en-ID"/>
        </w:rPr>
        <w:t>adanya</w:t>
      </w:r>
      <w:proofErr w:type="spellEnd"/>
      <w:r w:rsidR="23FC2569" w:rsidRPr="23FC2569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11D4180" w:rsidRPr="311D4180">
        <w:rPr>
          <w:rFonts w:ascii="Arial" w:eastAsia="Arial" w:hAnsi="Arial" w:cs="Arial"/>
          <w:sz w:val="24"/>
          <w:szCs w:val="24"/>
          <w:lang w:val="en-ID"/>
        </w:rPr>
        <w:t>memerlukan</w:t>
      </w:r>
      <w:proofErr w:type="spellEnd"/>
      <w:r w:rsidR="311D4180" w:rsidRPr="311D4180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11D4180" w:rsidRPr="311D4180">
        <w:rPr>
          <w:rFonts w:ascii="Arial" w:eastAsia="Arial" w:hAnsi="Arial" w:cs="Arial"/>
          <w:sz w:val="24"/>
          <w:szCs w:val="24"/>
          <w:lang w:val="en-ID"/>
        </w:rPr>
        <w:t>waktu</w:t>
      </w:r>
      <w:proofErr w:type="spellEnd"/>
      <w:r w:rsidR="311D4180" w:rsidRPr="311D4180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9EF18D6" w:rsidRPr="39EF18D6">
        <w:rPr>
          <w:rFonts w:ascii="Arial" w:eastAsia="Arial" w:hAnsi="Arial" w:cs="Arial"/>
          <w:sz w:val="24"/>
          <w:szCs w:val="24"/>
          <w:lang w:val="en-ID"/>
        </w:rPr>
        <w:t>lebih</w:t>
      </w:r>
      <w:proofErr w:type="spellEnd"/>
      <w:r w:rsidR="39EF18D6" w:rsidRPr="39EF18D6">
        <w:rPr>
          <w:rFonts w:ascii="Arial" w:eastAsia="Arial" w:hAnsi="Arial" w:cs="Arial"/>
          <w:sz w:val="24"/>
          <w:szCs w:val="24"/>
          <w:lang w:val="en-ID"/>
        </w:rPr>
        <w:t xml:space="preserve"> lama </w:t>
      </w:r>
      <w:proofErr w:type="spellStart"/>
      <w:r w:rsidR="39EF18D6" w:rsidRPr="39EF18D6">
        <w:rPr>
          <w:rFonts w:ascii="Arial" w:eastAsia="Arial" w:hAnsi="Arial" w:cs="Arial"/>
          <w:sz w:val="24"/>
          <w:szCs w:val="24"/>
          <w:lang w:val="en-ID"/>
        </w:rPr>
        <w:t>yaitu</w:t>
      </w:r>
      <w:proofErr w:type="spellEnd"/>
      <w:r w:rsidR="39EF18D6" w:rsidRPr="39EF18D6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9EF18D6" w:rsidRPr="39EF18D6">
        <w:rPr>
          <w:rFonts w:ascii="Arial" w:eastAsia="Arial" w:hAnsi="Arial" w:cs="Arial"/>
          <w:sz w:val="24"/>
          <w:szCs w:val="24"/>
          <w:lang w:val="en-ID"/>
        </w:rPr>
        <w:t>sekitar</w:t>
      </w:r>
      <w:proofErr w:type="spellEnd"/>
      <w:r w:rsidR="39EF18D6" w:rsidRPr="39EF18D6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477C67E2" w:rsidRPr="477C67E2">
        <w:rPr>
          <w:rFonts w:ascii="Arial" w:eastAsia="Arial" w:hAnsi="Arial" w:cs="Arial"/>
          <w:sz w:val="24"/>
          <w:szCs w:val="24"/>
          <w:lang w:val="en-ID"/>
        </w:rPr>
        <w:t xml:space="preserve">60 jam </w:t>
      </w:r>
      <w:proofErr w:type="spellStart"/>
      <w:r w:rsidR="477C67E2" w:rsidRPr="477C67E2">
        <w:rPr>
          <w:rFonts w:ascii="Arial" w:eastAsia="Arial" w:hAnsi="Arial" w:cs="Arial"/>
          <w:sz w:val="24"/>
          <w:szCs w:val="24"/>
          <w:lang w:val="en-ID"/>
        </w:rPr>
        <w:t>untuk</w:t>
      </w:r>
      <w:proofErr w:type="spellEnd"/>
      <w:r w:rsidR="477C67E2" w:rsidRPr="477C67E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477C67E2" w:rsidRPr="477C67E2">
        <w:rPr>
          <w:rFonts w:ascii="Arial" w:eastAsia="Arial" w:hAnsi="Arial" w:cs="Arial"/>
          <w:sz w:val="24"/>
          <w:szCs w:val="24"/>
          <w:lang w:val="en-ID"/>
        </w:rPr>
        <w:t>mencapai</w:t>
      </w:r>
      <w:proofErr w:type="spellEnd"/>
      <w:r w:rsidR="477C67E2" w:rsidRPr="477C67E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4018347B" w:rsidRPr="4018347B">
        <w:rPr>
          <w:rFonts w:ascii="Arial" w:eastAsia="Arial" w:hAnsi="Arial" w:cs="Arial"/>
          <w:sz w:val="24"/>
          <w:szCs w:val="24"/>
          <w:lang w:val="en-ID"/>
        </w:rPr>
        <w:t>jumlah</w:t>
      </w:r>
      <w:proofErr w:type="spellEnd"/>
      <w:r w:rsidR="4018347B" w:rsidRPr="4018347B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4018347B" w:rsidRPr="4018347B">
        <w:rPr>
          <w:rFonts w:ascii="Arial" w:eastAsia="Arial" w:hAnsi="Arial" w:cs="Arial"/>
          <w:sz w:val="24"/>
          <w:szCs w:val="24"/>
          <w:lang w:val="en-ID"/>
        </w:rPr>
        <w:t>pengguna</w:t>
      </w:r>
      <w:proofErr w:type="spellEnd"/>
      <w:r w:rsidR="4018347B" w:rsidRPr="4018347B">
        <w:rPr>
          <w:rFonts w:ascii="Arial" w:eastAsia="Arial" w:hAnsi="Arial" w:cs="Arial"/>
          <w:sz w:val="24"/>
          <w:szCs w:val="24"/>
          <w:lang w:val="en-ID"/>
        </w:rPr>
        <w:t xml:space="preserve"> yang </w:t>
      </w:r>
      <w:proofErr w:type="spellStart"/>
      <w:r w:rsidR="4018347B" w:rsidRPr="4018347B">
        <w:rPr>
          <w:rFonts w:ascii="Arial" w:eastAsia="Arial" w:hAnsi="Arial" w:cs="Arial"/>
          <w:sz w:val="24"/>
          <w:szCs w:val="24"/>
          <w:lang w:val="en-ID"/>
        </w:rPr>
        <w:t>sama</w:t>
      </w:r>
      <w:proofErr w:type="spellEnd"/>
      <w:r w:rsidR="4018347B" w:rsidRPr="4018347B">
        <w:rPr>
          <w:rFonts w:ascii="Arial" w:eastAsia="Arial" w:hAnsi="Arial" w:cs="Arial"/>
          <w:sz w:val="24"/>
          <w:szCs w:val="24"/>
          <w:lang w:val="en-ID"/>
        </w:rPr>
        <w:t>.</w:t>
      </w:r>
      <w:r w:rsidR="497AEA1B" w:rsidRPr="497AEA1B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1CAEA72" w:rsidRPr="61CAEA72">
        <w:rPr>
          <w:rFonts w:ascii="Arial" w:eastAsia="Arial" w:hAnsi="Arial" w:cs="Arial"/>
          <w:sz w:val="24"/>
          <w:szCs w:val="24"/>
          <w:lang w:val="en-ID"/>
        </w:rPr>
        <w:t>Penyebab</w:t>
      </w:r>
      <w:proofErr w:type="spellEnd"/>
      <w:r w:rsidR="0F4876A8" w:rsidRPr="0F4876A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334FAD3" w:rsidRPr="6334FAD3">
        <w:rPr>
          <w:rFonts w:ascii="Arial" w:eastAsia="Arial" w:hAnsi="Arial" w:cs="Arial"/>
          <w:sz w:val="24"/>
          <w:szCs w:val="24"/>
          <w:lang w:val="en-ID"/>
        </w:rPr>
        <w:t>penyebaran</w:t>
      </w:r>
      <w:proofErr w:type="spellEnd"/>
      <w:r w:rsidR="6334FAD3" w:rsidRPr="6334FAD3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E24984A" w:rsidRPr="6E24984A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6334FAD3" w:rsidRPr="6334FAD3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73260EA1" w:rsidRPr="73260EA1">
        <w:rPr>
          <w:rFonts w:ascii="Arial" w:eastAsia="Arial" w:hAnsi="Arial" w:cs="Arial"/>
          <w:sz w:val="24"/>
          <w:szCs w:val="24"/>
          <w:lang w:val="en-ID"/>
        </w:rPr>
        <w:t xml:space="preserve">sangat </w:t>
      </w:r>
      <w:proofErr w:type="spellStart"/>
      <w:r w:rsidR="73260EA1" w:rsidRPr="73260EA1">
        <w:rPr>
          <w:rFonts w:ascii="Arial" w:eastAsia="Arial" w:hAnsi="Arial" w:cs="Arial"/>
          <w:sz w:val="24"/>
          <w:szCs w:val="24"/>
          <w:lang w:val="en-ID"/>
        </w:rPr>
        <w:t>cepat</w:t>
      </w:r>
      <w:proofErr w:type="spellEnd"/>
      <w:r w:rsidR="73260EA1" w:rsidRPr="73260EA1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73260EA1" w:rsidRPr="73260EA1">
        <w:rPr>
          <w:rFonts w:ascii="Arial" w:eastAsia="Arial" w:hAnsi="Arial" w:cs="Arial"/>
          <w:sz w:val="24"/>
          <w:szCs w:val="24"/>
          <w:lang w:val="en-ID"/>
        </w:rPr>
        <w:t>yaitu</w:t>
      </w:r>
      <w:proofErr w:type="spellEnd"/>
      <w:r w:rsidR="04BDAB80" w:rsidRPr="04BDAB80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4BDAB80" w:rsidRPr="04BDAB80">
        <w:rPr>
          <w:rFonts w:ascii="Arial" w:eastAsia="Arial" w:hAnsi="Arial" w:cs="Arial"/>
          <w:sz w:val="24"/>
          <w:szCs w:val="24"/>
          <w:lang w:val="en-ID"/>
        </w:rPr>
        <w:t>karena</w:t>
      </w:r>
      <w:proofErr w:type="spellEnd"/>
      <w:r w:rsidR="15A93FDC" w:rsidRPr="15A93FD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5A93FDC" w:rsidRPr="15A93FDC">
        <w:rPr>
          <w:rFonts w:ascii="Arial" w:eastAsia="Arial" w:hAnsi="Arial" w:cs="Arial"/>
          <w:sz w:val="24"/>
          <w:szCs w:val="24"/>
          <w:lang w:val="en-ID"/>
        </w:rPr>
        <w:t>banyak</w:t>
      </w:r>
      <w:proofErr w:type="spellEnd"/>
      <w:r w:rsidR="15A93FDC" w:rsidRPr="15A93FDC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75493C2F" w:rsidRPr="75493C2F">
        <w:rPr>
          <w:rFonts w:ascii="Arial" w:eastAsia="Arial" w:hAnsi="Arial" w:cs="Arial"/>
          <w:sz w:val="24"/>
          <w:szCs w:val="24"/>
          <w:lang w:val="en-ID"/>
        </w:rPr>
        <w:t>masyarakat</w:t>
      </w:r>
      <w:proofErr w:type="spellEnd"/>
      <w:r w:rsidR="75493C2F" w:rsidRPr="75493C2F">
        <w:rPr>
          <w:rFonts w:ascii="Arial" w:eastAsia="Arial" w:hAnsi="Arial" w:cs="Arial"/>
          <w:sz w:val="24"/>
          <w:szCs w:val="24"/>
          <w:lang w:val="en-ID"/>
        </w:rPr>
        <w:t xml:space="preserve"> yang </w:t>
      </w:r>
      <w:proofErr w:type="spellStart"/>
      <w:r w:rsidR="42A071C1" w:rsidRPr="42A071C1">
        <w:rPr>
          <w:rFonts w:ascii="Arial" w:eastAsia="Arial" w:hAnsi="Arial" w:cs="Arial"/>
          <w:sz w:val="24"/>
          <w:szCs w:val="24"/>
          <w:lang w:val="en-ID"/>
        </w:rPr>
        <w:t>menyebarkan</w:t>
      </w:r>
      <w:proofErr w:type="spellEnd"/>
      <w:r w:rsidR="42A071C1" w:rsidRPr="42A071C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42A071C1" w:rsidRPr="42A071C1">
        <w:rPr>
          <w:rFonts w:ascii="Arial" w:eastAsia="Arial" w:hAnsi="Arial" w:cs="Arial"/>
          <w:sz w:val="24"/>
          <w:szCs w:val="24"/>
          <w:lang w:val="en-ID"/>
        </w:rPr>
        <w:t>berita</w:t>
      </w:r>
      <w:proofErr w:type="spellEnd"/>
      <w:r w:rsidR="42A071C1" w:rsidRPr="42A071C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E24984A" w:rsidRPr="6E24984A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42A071C1" w:rsidRPr="42A071C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B9C3349" w:rsidRPr="2B9C3349">
        <w:rPr>
          <w:rFonts w:ascii="Arial" w:eastAsia="Arial" w:hAnsi="Arial" w:cs="Arial"/>
          <w:sz w:val="24"/>
          <w:szCs w:val="24"/>
          <w:lang w:val="en-ID"/>
        </w:rPr>
        <w:t>karena</w:t>
      </w:r>
      <w:proofErr w:type="spellEnd"/>
      <w:r w:rsidR="2B9C3349" w:rsidRPr="2B9C3349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5B9B165" w:rsidRPr="15B9B165">
        <w:rPr>
          <w:rFonts w:ascii="Arial" w:eastAsia="Arial" w:hAnsi="Arial" w:cs="Arial"/>
          <w:sz w:val="24"/>
          <w:szCs w:val="24"/>
          <w:lang w:val="en-ID"/>
        </w:rPr>
        <w:t>selaras</w:t>
      </w:r>
      <w:proofErr w:type="spellEnd"/>
      <w:r w:rsidR="15B9B165" w:rsidRPr="15B9B16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5B9B165" w:rsidRPr="15B9B165">
        <w:rPr>
          <w:rFonts w:ascii="Arial" w:eastAsia="Arial" w:hAnsi="Arial" w:cs="Arial"/>
          <w:sz w:val="24"/>
          <w:szCs w:val="24"/>
          <w:lang w:val="en-ID"/>
        </w:rPr>
        <w:t>dengan</w:t>
      </w:r>
      <w:proofErr w:type="spellEnd"/>
      <w:r w:rsidR="15B9B165" w:rsidRPr="15B9B16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5B9B165" w:rsidRPr="15B9B165">
        <w:rPr>
          <w:rFonts w:ascii="Arial" w:eastAsia="Arial" w:hAnsi="Arial" w:cs="Arial"/>
          <w:sz w:val="24"/>
          <w:szCs w:val="24"/>
          <w:lang w:val="en-ID"/>
        </w:rPr>
        <w:t>apa</w:t>
      </w:r>
      <w:proofErr w:type="spellEnd"/>
      <w:r w:rsidR="15B9B165" w:rsidRPr="15B9B165">
        <w:rPr>
          <w:rFonts w:ascii="Arial" w:eastAsia="Arial" w:hAnsi="Arial" w:cs="Arial"/>
          <w:sz w:val="24"/>
          <w:szCs w:val="24"/>
          <w:lang w:val="en-ID"/>
        </w:rPr>
        <w:t xml:space="preserve"> yang </w:t>
      </w:r>
      <w:proofErr w:type="spellStart"/>
      <w:r w:rsidR="15B9B165" w:rsidRPr="15B9B165">
        <w:rPr>
          <w:rFonts w:ascii="Arial" w:eastAsia="Arial" w:hAnsi="Arial" w:cs="Arial"/>
          <w:sz w:val="24"/>
          <w:szCs w:val="24"/>
          <w:lang w:val="en-ID"/>
        </w:rPr>
        <w:t>mereka</w:t>
      </w:r>
      <w:proofErr w:type="spellEnd"/>
      <w:r w:rsidR="15B9B165" w:rsidRPr="15B9B16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42F5DA39" w:rsidRPr="42F5DA39">
        <w:rPr>
          <w:rFonts w:ascii="Arial" w:eastAsia="Arial" w:hAnsi="Arial" w:cs="Arial"/>
          <w:sz w:val="24"/>
          <w:szCs w:val="24"/>
          <w:lang w:val="en-ID"/>
        </w:rPr>
        <w:t>percayai</w:t>
      </w:r>
      <w:proofErr w:type="spellEnd"/>
      <w:r w:rsidR="42F5DA39" w:rsidRPr="42F5DA39">
        <w:rPr>
          <w:rFonts w:ascii="Arial" w:eastAsia="Arial" w:hAnsi="Arial" w:cs="Arial"/>
          <w:sz w:val="24"/>
          <w:szCs w:val="24"/>
          <w:lang w:val="en-ID"/>
        </w:rPr>
        <w:t>.</w:t>
      </w:r>
      <w:r w:rsidR="09CF2326" w:rsidRPr="09CF2326">
        <w:rPr>
          <w:rFonts w:ascii="Arial" w:eastAsia="Arial" w:hAnsi="Arial" w:cs="Arial"/>
          <w:sz w:val="24"/>
          <w:szCs w:val="24"/>
          <w:lang w:val="en-ID"/>
        </w:rPr>
        <w:t xml:space="preserve"> </w:t>
      </w:r>
    </w:p>
    <w:p w14:paraId="22E121A5" w14:textId="4E959ABC" w:rsidR="1CA1FF04" w:rsidRDefault="76D0FA02" w:rsidP="002D07A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  <w:lang w:val="en-ID"/>
        </w:rPr>
      </w:pPr>
      <w:proofErr w:type="spellStart"/>
      <w:r w:rsidRPr="76D0FA02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Pr="76D0FA0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76D0FA02">
        <w:rPr>
          <w:rFonts w:ascii="Arial" w:eastAsia="Arial" w:hAnsi="Arial" w:cs="Arial"/>
          <w:sz w:val="24"/>
          <w:szCs w:val="24"/>
          <w:lang w:val="en-ID"/>
        </w:rPr>
        <w:t>memiliki</w:t>
      </w:r>
      <w:proofErr w:type="spellEnd"/>
      <w:r w:rsidRPr="76D0FA0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76D0FA02">
        <w:rPr>
          <w:rFonts w:ascii="Arial" w:eastAsia="Arial" w:hAnsi="Arial" w:cs="Arial"/>
          <w:sz w:val="24"/>
          <w:szCs w:val="24"/>
          <w:lang w:val="en-ID"/>
        </w:rPr>
        <w:t>dampak</w:t>
      </w:r>
      <w:proofErr w:type="spellEnd"/>
      <w:r w:rsidRPr="76D0FA0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E061318" w:rsidRPr="6E061318">
        <w:rPr>
          <w:rFonts w:ascii="Arial" w:eastAsia="Arial" w:hAnsi="Arial" w:cs="Arial"/>
          <w:sz w:val="24"/>
          <w:szCs w:val="24"/>
          <w:lang w:val="en-ID"/>
        </w:rPr>
        <w:t>negatif</w:t>
      </w:r>
      <w:proofErr w:type="spellEnd"/>
      <w:r w:rsidR="6E061318" w:rsidRPr="6E06131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6C5A68A6" w:rsidRPr="6C5A68A6">
        <w:rPr>
          <w:rFonts w:ascii="Arial" w:eastAsia="Arial" w:hAnsi="Arial" w:cs="Arial"/>
          <w:sz w:val="24"/>
          <w:szCs w:val="24"/>
          <w:lang w:val="en-ID"/>
        </w:rPr>
        <w:t xml:space="preserve">yang </w:t>
      </w:r>
      <w:proofErr w:type="spellStart"/>
      <w:r w:rsidR="6C5A68A6" w:rsidRPr="6C5A68A6">
        <w:rPr>
          <w:rFonts w:ascii="Arial" w:eastAsia="Arial" w:hAnsi="Arial" w:cs="Arial"/>
          <w:sz w:val="24"/>
          <w:szCs w:val="24"/>
          <w:lang w:val="en-ID"/>
        </w:rPr>
        <w:t>cukup</w:t>
      </w:r>
      <w:proofErr w:type="spellEnd"/>
      <w:r w:rsidR="6C5A68A6" w:rsidRPr="6C5A68A6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89C10ED" w:rsidRPr="189C10ED">
        <w:rPr>
          <w:rFonts w:ascii="Arial" w:eastAsia="Arial" w:hAnsi="Arial" w:cs="Arial"/>
          <w:sz w:val="24"/>
          <w:szCs w:val="24"/>
          <w:lang w:val="en-ID"/>
        </w:rPr>
        <w:t>serius</w:t>
      </w:r>
      <w:proofErr w:type="spellEnd"/>
      <w:r w:rsidR="189C10ED" w:rsidRPr="189C10ED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4A79FB9" w:rsidRPr="04A79FB9">
        <w:rPr>
          <w:rFonts w:ascii="Arial" w:eastAsia="Arial" w:hAnsi="Arial" w:cs="Arial"/>
          <w:sz w:val="24"/>
          <w:szCs w:val="24"/>
          <w:lang w:val="en-ID"/>
        </w:rPr>
        <w:t>yaitu</w:t>
      </w:r>
      <w:proofErr w:type="spellEnd"/>
      <w:r w:rsidR="6A002501" w:rsidRPr="6A00250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D2AF045" w:rsidRPr="5D2AF045">
        <w:rPr>
          <w:rFonts w:ascii="Arial" w:eastAsia="Arial" w:hAnsi="Arial" w:cs="Arial"/>
          <w:sz w:val="24"/>
          <w:szCs w:val="24"/>
          <w:lang w:val="en-ID"/>
        </w:rPr>
        <w:t>masyarakat</w:t>
      </w:r>
      <w:proofErr w:type="spellEnd"/>
      <w:r w:rsidR="5D2AF045" w:rsidRPr="5D2AF04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8A2F29B" w:rsidRPr="68A2F29B">
        <w:rPr>
          <w:rFonts w:ascii="Arial" w:eastAsia="Arial" w:hAnsi="Arial" w:cs="Arial"/>
          <w:sz w:val="24"/>
          <w:szCs w:val="24"/>
          <w:lang w:val="en-ID"/>
        </w:rPr>
        <w:t>merasa</w:t>
      </w:r>
      <w:proofErr w:type="spellEnd"/>
      <w:r w:rsidR="68A2F29B" w:rsidRPr="68A2F29B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8A2F29B" w:rsidRPr="68A2F29B">
        <w:rPr>
          <w:rFonts w:ascii="Arial" w:eastAsia="Arial" w:hAnsi="Arial" w:cs="Arial"/>
          <w:sz w:val="24"/>
          <w:szCs w:val="24"/>
          <w:lang w:val="en-ID"/>
        </w:rPr>
        <w:t>yakin</w:t>
      </w:r>
      <w:proofErr w:type="spellEnd"/>
      <w:r w:rsidR="0DC55E6A" w:rsidRPr="0DC55E6A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7C5305A" w:rsidRPr="27C5305A">
        <w:rPr>
          <w:rFonts w:ascii="Arial" w:eastAsia="Arial" w:hAnsi="Arial" w:cs="Arial"/>
          <w:sz w:val="24"/>
          <w:szCs w:val="24"/>
          <w:lang w:val="en-ID"/>
        </w:rPr>
        <w:t>bahwa</w:t>
      </w:r>
      <w:proofErr w:type="spellEnd"/>
      <w:r w:rsidR="27C5305A" w:rsidRPr="27C5305A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7C5305A" w:rsidRPr="27C5305A">
        <w:rPr>
          <w:rFonts w:ascii="Arial" w:eastAsia="Arial" w:hAnsi="Arial" w:cs="Arial"/>
          <w:sz w:val="24"/>
          <w:szCs w:val="24"/>
          <w:lang w:val="en-ID"/>
        </w:rPr>
        <w:t>berita</w:t>
      </w:r>
      <w:proofErr w:type="spellEnd"/>
      <w:r w:rsidR="0C19B3F8" w:rsidRPr="0C19B3F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C19B3F8" w:rsidRPr="0C19B3F8">
        <w:rPr>
          <w:rFonts w:ascii="Arial" w:eastAsia="Arial" w:hAnsi="Arial" w:cs="Arial"/>
          <w:sz w:val="24"/>
          <w:szCs w:val="24"/>
          <w:lang w:val="en-ID"/>
        </w:rPr>
        <w:t>atau</w:t>
      </w:r>
      <w:proofErr w:type="spellEnd"/>
      <w:r w:rsidR="0C19B3F8" w:rsidRPr="0C19B3F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648AEF6" w:rsidRPr="6648AEF6">
        <w:rPr>
          <w:rFonts w:ascii="Arial" w:eastAsia="Arial" w:hAnsi="Arial" w:cs="Arial"/>
          <w:sz w:val="24"/>
          <w:szCs w:val="24"/>
          <w:lang w:val="en-ID"/>
        </w:rPr>
        <w:t>konten</w:t>
      </w:r>
      <w:proofErr w:type="spellEnd"/>
      <w:r w:rsidR="27C5305A" w:rsidRPr="27C5305A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50D8877" w:rsidRPr="350D8877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350D8877" w:rsidRPr="350D8877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81D46FE" w:rsidRPr="081D46FE">
        <w:rPr>
          <w:rFonts w:ascii="Arial" w:eastAsia="Arial" w:hAnsi="Arial" w:cs="Arial"/>
          <w:sz w:val="24"/>
          <w:szCs w:val="24"/>
          <w:lang w:val="en-ID"/>
        </w:rPr>
        <w:t>tersebut</w:t>
      </w:r>
      <w:proofErr w:type="spellEnd"/>
      <w:r w:rsidR="081D46FE" w:rsidRPr="081D46FE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81D46FE" w:rsidRPr="081D46FE">
        <w:rPr>
          <w:rFonts w:ascii="Arial" w:eastAsia="Arial" w:hAnsi="Arial" w:cs="Arial"/>
          <w:sz w:val="24"/>
          <w:szCs w:val="24"/>
          <w:lang w:val="en-ID"/>
        </w:rPr>
        <w:t>benar</w:t>
      </w:r>
      <w:proofErr w:type="spellEnd"/>
      <w:r w:rsidR="081D46FE" w:rsidRPr="081D46FE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B2D0584" w:rsidRPr="5B2D0584">
        <w:rPr>
          <w:rFonts w:ascii="Arial" w:eastAsia="Arial" w:hAnsi="Arial" w:cs="Arial"/>
          <w:sz w:val="24"/>
          <w:szCs w:val="24"/>
          <w:lang w:val="en-ID"/>
        </w:rPr>
        <w:t>adanya</w:t>
      </w:r>
      <w:proofErr w:type="spellEnd"/>
      <w:r w:rsidR="194B4198" w:rsidRPr="194B419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94B4198" w:rsidRPr="194B4198">
        <w:rPr>
          <w:rFonts w:ascii="Arial" w:eastAsia="Arial" w:hAnsi="Arial" w:cs="Arial"/>
          <w:sz w:val="24"/>
          <w:szCs w:val="24"/>
          <w:lang w:val="en-ID"/>
        </w:rPr>
        <w:t>tanpa</w:t>
      </w:r>
      <w:proofErr w:type="spellEnd"/>
      <w:r w:rsidR="737A3C96" w:rsidRPr="737A3C96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737A3C96" w:rsidRPr="737A3C96">
        <w:rPr>
          <w:rFonts w:ascii="Arial" w:eastAsia="Arial" w:hAnsi="Arial" w:cs="Arial"/>
          <w:sz w:val="24"/>
          <w:szCs w:val="24"/>
          <w:lang w:val="en-ID"/>
        </w:rPr>
        <w:t>ada</w:t>
      </w:r>
      <w:proofErr w:type="spellEnd"/>
      <w:r w:rsidR="737A3C96" w:rsidRPr="737A3C96">
        <w:rPr>
          <w:rFonts w:ascii="Arial" w:eastAsia="Arial" w:hAnsi="Arial" w:cs="Arial"/>
          <w:sz w:val="24"/>
          <w:szCs w:val="24"/>
          <w:lang w:val="en-ID"/>
        </w:rPr>
        <w:t xml:space="preserve"> rasa </w:t>
      </w:r>
      <w:r w:rsidR="0D731E1B" w:rsidRPr="0D731E1B">
        <w:rPr>
          <w:rFonts w:ascii="Arial" w:eastAsia="Arial" w:hAnsi="Arial" w:cs="Arial"/>
          <w:sz w:val="24"/>
          <w:szCs w:val="24"/>
          <w:lang w:val="en-ID"/>
        </w:rPr>
        <w:t xml:space="preserve">ragu </w:t>
      </w:r>
      <w:proofErr w:type="spellStart"/>
      <w:r w:rsidR="0D731E1B" w:rsidRPr="0D731E1B">
        <w:rPr>
          <w:rFonts w:ascii="Arial" w:eastAsia="Arial" w:hAnsi="Arial" w:cs="Arial"/>
          <w:sz w:val="24"/>
          <w:szCs w:val="24"/>
          <w:lang w:val="en-ID"/>
        </w:rPr>
        <w:t>akan</w:t>
      </w:r>
      <w:proofErr w:type="spellEnd"/>
      <w:r w:rsidR="0D731E1B" w:rsidRPr="0D731E1B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41566E53" w:rsidRPr="41566E53">
        <w:rPr>
          <w:rFonts w:ascii="Arial" w:eastAsia="Arial" w:hAnsi="Arial" w:cs="Arial"/>
          <w:sz w:val="24"/>
          <w:szCs w:val="24"/>
          <w:lang w:val="en-ID"/>
        </w:rPr>
        <w:t>kebenaran</w:t>
      </w:r>
      <w:proofErr w:type="spellEnd"/>
      <w:r w:rsidR="41566E53" w:rsidRPr="41566E53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41566E53" w:rsidRPr="41566E53">
        <w:rPr>
          <w:rFonts w:ascii="Arial" w:eastAsia="Arial" w:hAnsi="Arial" w:cs="Arial"/>
          <w:sz w:val="24"/>
          <w:szCs w:val="24"/>
          <w:lang w:val="en-ID"/>
        </w:rPr>
        <w:t>dari</w:t>
      </w:r>
      <w:proofErr w:type="spellEnd"/>
      <w:r w:rsidR="7B6A5C94" w:rsidRPr="7B6A5C94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7B6A5C94" w:rsidRPr="7B6A5C94">
        <w:rPr>
          <w:rFonts w:ascii="Arial" w:eastAsia="Arial" w:hAnsi="Arial" w:cs="Arial"/>
          <w:sz w:val="24"/>
          <w:szCs w:val="24"/>
          <w:lang w:val="en-ID"/>
        </w:rPr>
        <w:t>berita</w:t>
      </w:r>
      <w:proofErr w:type="spellEnd"/>
      <w:r w:rsidR="7B6A5C94" w:rsidRPr="7B6A5C94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071BBA6" w:rsidRPr="0071BBA6">
        <w:rPr>
          <w:rFonts w:ascii="Arial" w:eastAsia="Arial" w:hAnsi="Arial" w:cs="Arial"/>
          <w:sz w:val="24"/>
          <w:szCs w:val="24"/>
          <w:lang w:val="en-ID"/>
        </w:rPr>
        <w:t>tersebut</w:t>
      </w:r>
      <w:proofErr w:type="spellEnd"/>
      <w:r w:rsidR="53D2533A" w:rsidRPr="53D2533A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71D58290" w:rsidRPr="71D58290">
        <w:rPr>
          <w:rFonts w:ascii="Arial" w:eastAsia="Arial" w:hAnsi="Arial" w:cs="Arial"/>
          <w:sz w:val="24"/>
          <w:szCs w:val="24"/>
          <w:lang w:val="en-ID"/>
        </w:rPr>
        <w:t>Selain</w:t>
      </w:r>
      <w:proofErr w:type="spellEnd"/>
      <w:r w:rsidR="71D58290" w:rsidRPr="71D58290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71D58290" w:rsidRPr="71D58290">
        <w:rPr>
          <w:rFonts w:ascii="Arial" w:eastAsia="Arial" w:hAnsi="Arial" w:cs="Arial"/>
          <w:sz w:val="24"/>
          <w:szCs w:val="24"/>
          <w:lang w:val="en-ID"/>
        </w:rPr>
        <w:t>itu</w:t>
      </w:r>
      <w:proofErr w:type="spellEnd"/>
      <w:r w:rsidR="15A243DD" w:rsidRPr="15A243DD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2F7C08B7" w:rsidRPr="2F7C08B7">
        <w:rPr>
          <w:rFonts w:ascii="Arial" w:eastAsia="Arial" w:hAnsi="Arial" w:cs="Arial"/>
          <w:sz w:val="24"/>
          <w:szCs w:val="24"/>
          <w:lang w:val="en-ID"/>
        </w:rPr>
        <w:t>berita</w:t>
      </w:r>
      <w:proofErr w:type="spellEnd"/>
      <w:r w:rsidR="2F7C08B7" w:rsidRPr="2F7C08B7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7473036" w:rsidRPr="57473036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57473036" w:rsidRPr="57473036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7473036" w:rsidRPr="57473036">
        <w:rPr>
          <w:rFonts w:ascii="Arial" w:eastAsia="Arial" w:hAnsi="Arial" w:cs="Arial"/>
          <w:sz w:val="24"/>
          <w:szCs w:val="24"/>
          <w:lang w:val="en-ID"/>
        </w:rPr>
        <w:t>dapat</w:t>
      </w:r>
      <w:proofErr w:type="spellEnd"/>
      <w:r w:rsidR="57473036" w:rsidRPr="57473036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57473036" w:rsidRPr="57473036">
        <w:rPr>
          <w:rFonts w:ascii="Arial" w:eastAsia="Arial" w:hAnsi="Arial" w:cs="Arial"/>
          <w:sz w:val="24"/>
          <w:szCs w:val="24"/>
          <w:lang w:val="en-ID"/>
        </w:rPr>
        <w:t>merugikan</w:t>
      </w:r>
      <w:proofErr w:type="spellEnd"/>
      <w:r w:rsidR="382934B8" w:rsidRPr="382934B8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3AD83D2" w:rsidRPr="03AD83D2">
        <w:rPr>
          <w:rFonts w:ascii="Arial" w:eastAsia="Arial" w:hAnsi="Arial" w:cs="Arial"/>
          <w:sz w:val="24"/>
          <w:szCs w:val="24"/>
          <w:lang w:val="en-ID"/>
        </w:rPr>
        <w:t>emosi</w:t>
      </w:r>
      <w:proofErr w:type="spellEnd"/>
      <w:r w:rsidR="03AD83D2" w:rsidRPr="03AD83D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48F8853" w:rsidRPr="648F8853">
        <w:rPr>
          <w:rFonts w:ascii="Arial" w:eastAsia="Arial" w:hAnsi="Arial" w:cs="Arial"/>
          <w:sz w:val="24"/>
          <w:szCs w:val="24"/>
          <w:lang w:val="en-ID"/>
        </w:rPr>
        <w:t>masyarakat</w:t>
      </w:r>
      <w:proofErr w:type="spellEnd"/>
      <w:r w:rsidR="648F8853" w:rsidRPr="648F8853">
        <w:rPr>
          <w:rFonts w:ascii="Arial" w:eastAsia="Arial" w:hAnsi="Arial" w:cs="Arial"/>
          <w:sz w:val="24"/>
          <w:szCs w:val="24"/>
          <w:lang w:val="en-ID"/>
        </w:rPr>
        <w:t xml:space="preserve"> yang mana </w:t>
      </w:r>
      <w:proofErr w:type="spellStart"/>
      <w:r w:rsidR="648F8853" w:rsidRPr="648F8853">
        <w:rPr>
          <w:rFonts w:ascii="Arial" w:eastAsia="Arial" w:hAnsi="Arial" w:cs="Arial"/>
          <w:sz w:val="24"/>
          <w:szCs w:val="24"/>
          <w:lang w:val="en-ID"/>
        </w:rPr>
        <w:t>dapat</w:t>
      </w:r>
      <w:proofErr w:type="spellEnd"/>
      <w:r w:rsidR="30800A62" w:rsidRPr="30800A6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0800A62" w:rsidRPr="30800A62">
        <w:rPr>
          <w:rFonts w:ascii="Arial" w:eastAsia="Arial" w:hAnsi="Arial" w:cs="Arial"/>
          <w:sz w:val="24"/>
          <w:szCs w:val="24"/>
          <w:lang w:val="en-ID"/>
        </w:rPr>
        <w:t>menyebabkan</w:t>
      </w:r>
      <w:proofErr w:type="spellEnd"/>
      <w:r w:rsidR="30800A62" w:rsidRPr="30800A62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8302524" w:rsidRPr="38302524">
        <w:rPr>
          <w:rFonts w:ascii="Arial" w:eastAsia="Arial" w:hAnsi="Arial" w:cs="Arial"/>
          <w:sz w:val="24"/>
          <w:szCs w:val="24"/>
          <w:lang w:val="en-ID"/>
        </w:rPr>
        <w:t>perpecahan</w:t>
      </w:r>
      <w:proofErr w:type="spellEnd"/>
      <w:r w:rsidR="726FAF26" w:rsidRPr="726FAF26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52E4775" w:rsidRPr="652E4775">
        <w:rPr>
          <w:rFonts w:ascii="Arial" w:eastAsia="Arial" w:hAnsi="Arial" w:cs="Arial"/>
          <w:sz w:val="24"/>
          <w:szCs w:val="24"/>
          <w:lang w:val="en-ID"/>
        </w:rPr>
        <w:t>antar</w:t>
      </w:r>
      <w:proofErr w:type="spellEnd"/>
      <w:r w:rsidR="652E4775" w:rsidRPr="652E477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52E4775" w:rsidRPr="652E4775">
        <w:rPr>
          <w:rFonts w:ascii="Arial" w:eastAsia="Arial" w:hAnsi="Arial" w:cs="Arial"/>
          <w:sz w:val="24"/>
          <w:szCs w:val="24"/>
          <w:lang w:val="en-ID"/>
        </w:rPr>
        <w:t>suatu</w:t>
      </w:r>
      <w:proofErr w:type="spellEnd"/>
      <w:r w:rsidR="652E4775" w:rsidRPr="652E477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4D2F886F" w:rsidRPr="4D2F886F">
        <w:rPr>
          <w:rFonts w:ascii="Arial" w:eastAsia="Arial" w:hAnsi="Arial" w:cs="Arial"/>
          <w:sz w:val="24"/>
          <w:szCs w:val="24"/>
          <w:lang w:val="en-ID"/>
        </w:rPr>
        <w:t>suku</w:t>
      </w:r>
      <w:proofErr w:type="spellEnd"/>
      <w:r w:rsidR="4D2F886F" w:rsidRPr="4D2F886F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4D2F886F" w:rsidRPr="4D2F886F">
        <w:rPr>
          <w:rFonts w:ascii="Arial" w:eastAsia="Arial" w:hAnsi="Arial" w:cs="Arial"/>
          <w:sz w:val="24"/>
          <w:szCs w:val="24"/>
          <w:lang w:val="en-ID"/>
        </w:rPr>
        <w:t>golongan</w:t>
      </w:r>
      <w:proofErr w:type="spellEnd"/>
      <w:r w:rsidR="4D2F886F" w:rsidRPr="4D2F886F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2B68D140" w:rsidRPr="2B68D140">
        <w:rPr>
          <w:rFonts w:ascii="Arial" w:eastAsia="Arial" w:hAnsi="Arial" w:cs="Arial"/>
          <w:sz w:val="24"/>
          <w:szCs w:val="24"/>
          <w:lang w:val="en-ID"/>
        </w:rPr>
        <w:t>ataupun</w:t>
      </w:r>
      <w:proofErr w:type="spellEnd"/>
      <w:r w:rsidR="2B68D140" w:rsidRPr="2B68D140">
        <w:rPr>
          <w:rFonts w:ascii="Arial" w:eastAsia="Arial" w:hAnsi="Arial" w:cs="Arial"/>
          <w:sz w:val="24"/>
          <w:szCs w:val="24"/>
          <w:lang w:val="en-ID"/>
        </w:rPr>
        <w:t xml:space="preserve"> agama</w:t>
      </w:r>
      <w:r w:rsidR="434E3D89" w:rsidRPr="434E3D89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165DFC10" w:rsidRPr="165DFC10">
        <w:rPr>
          <w:rFonts w:ascii="Arial" w:eastAsia="Arial" w:hAnsi="Arial" w:cs="Arial"/>
          <w:sz w:val="24"/>
          <w:szCs w:val="24"/>
          <w:lang w:val="en-ID"/>
        </w:rPr>
        <w:t xml:space="preserve">dan </w:t>
      </w:r>
      <w:proofErr w:type="spellStart"/>
      <w:r w:rsidR="165DFC10" w:rsidRPr="165DFC10">
        <w:rPr>
          <w:rFonts w:ascii="Arial" w:eastAsia="Arial" w:hAnsi="Arial" w:cs="Arial"/>
          <w:sz w:val="24"/>
          <w:szCs w:val="24"/>
          <w:lang w:val="en-ID"/>
        </w:rPr>
        <w:t>hal</w:t>
      </w:r>
      <w:proofErr w:type="spellEnd"/>
      <w:r w:rsidR="165DFC10" w:rsidRPr="165DFC10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165DFC10" w:rsidRPr="165DFC10">
        <w:rPr>
          <w:rFonts w:ascii="Arial" w:eastAsia="Arial" w:hAnsi="Arial" w:cs="Arial"/>
          <w:sz w:val="24"/>
          <w:szCs w:val="24"/>
          <w:lang w:val="en-ID"/>
        </w:rPr>
        <w:t>ini</w:t>
      </w:r>
      <w:proofErr w:type="spellEnd"/>
      <w:r w:rsidR="165DFC10" w:rsidRPr="165DFC10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B1DC4C3" w:rsidRPr="6B1DC4C3">
        <w:rPr>
          <w:rFonts w:ascii="Arial" w:eastAsia="Arial" w:hAnsi="Arial" w:cs="Arial"/>
          <w:sz w:val="24"/>
          <w:szCs w:val="24"/>
          <w:lang w:val="en-ID"/>
        </w:rPr>
        <w:t>dapat</w:t>
      </w:r>
      <w:proofErr w:type="spellEnd"/>
      <w:r w:rsidR="6B1DC4C3" w:rsidRPr="6B1DC4C3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6B1DC4C3" w:rsidRPr="6B1DC4C3">
        <w:rPr>
          <w:rFonts w:ascii="Arial" w:eastAsia="Arial" w:hAnsi="Arial" w:cs="Arial"/>
          <w:sz w:val="24"/>
          <w:szCs w:val="24"/>
          <w:lang w:val="en-ID"/>
        </w:rPr>
        <w:t>memecahkan</w:t>
      </w:r>
      <w:proofErr w:type="spellEnd"/>
      <w:r w:rsidR="6B1DC4C3" w:rsidRPr="6B1DC4C3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E2D834A" w:rsidRPr="3E2D834A">
        <w:rPr>
          <w:rFonts w:ascii="Arial" w:eastAsia="Arial" w:hAnsi="Arial" w:cs="Arial"/>
          <w:sz w:val="24"/>
          <w:szCs w:val="24"/>
          <w:lang w:val="en-ID"/>
        </w:rPr>
        <w:t>persatuan</w:t>
      </w:r>
      <w:proofErr w:type="spellEnd"/>
      <w:r w:rsidR="3E2D834A" w:rsidRPr="3E2D834A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3E2D834A" w:rsidRPr="3E2D834A">
        <w:rPr>
          <w:rFonts w:ascii="Arial" w:eastAsia="Arial" w:hAnsi="Arial" w:cs="Arial"/>
          <w:sz w:val="24"/>
          <w:szCs w:val="24"/>
          <w:lang w:val="en-ID"/>
        </w:rPr>
        <w:t>bangsa</w:t>
      </w:r>
      <w:proofErr w:type="spellEnd"/>
      <w:r w:rsidR="3E2D834A" w:rsidRPr="3E2D834A">
        <w:rPr>
          <w:rFonts w:ascii="Arial" w:eastAsia="Arial" w:hAnsi="Arial" w:cs="Arial"/>
          <w:sz w:val="24"/>
          <w:szCs w:val="24"/>
          <w:lang w:val="en-ID"/>
        </w:rPr>
        <w:t>.</w:t>
      </w:r>
      <w:r w:rsidR="44245CC5" w:rsidRPr="44245CC5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Selain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lastRenderedPageBreak/>
        <w:t>memecahkan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persatuan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bangsa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konten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ini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juga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dapat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mengancam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kesehatan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fisik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dan mental.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Contohnya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bila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terdapat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pesan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hoaks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dengan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nada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mengancam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yang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dapat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mempengaruhi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mental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seseorang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dan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menyebabkan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timbulnya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kecemasan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kekhawatiran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,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hingga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kehilangan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rasionalitas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individu</w:t>
      </w:r>
      <w:proofErr w:type="spellEnd"/>
      <w:r w:rsidR="2AE7B411" w:rsidRPr="2AE7B411">
        <w:rPr>
          <w:rFonts w:ascii="Arial" w:eastAsia="Arial" w:hAnsi="Arial" w:cs="Arial"/>
          <w:sz w:val="24"/>
          <w:szCs w:val="24"/>
          <w:lang w:val="en-ID"/>
        </w:rPr>
        <w:t>.</w:t>
      </w:r>
    </w:p>
    <w:p w14:paraId="2D0C3C54" w14:textId="3153EC90" w:rsidR="004D2626" w:rsidRDefault="00871222" w:rsidP="002D07A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  <w:lang w:val="en-ID"/>
        </w:rPr>
      </w:pPr>
      <w:r w:rsidRPr="00744E91">
        <w:rPr>
          <w:rFonts w:ascii="Arial" w:eastAsia="Arial" w:hAnsi="Arial" w:cs="Arial"/>
          <w:sz w:val="24"/>
          <w:szCs w:val="24"/>
          <w:lang w:val="en-ID"/>
        </w:rPr>
        <w:t xml:space="preserve">Jika </w:t>
      </w:r>
      <w:proofErr w:type="spellStart"/>
      <w:r w:rsidRPr="00744E91">
        <w:rPr>
          <w:rFonts w:ascii="Arial" w:eastAsia="Arial" w:hAnsi="Arial" w:cs="Arial"/>
          <w:sz w:val="24"/>
          <w:szCs w:val="24"/>
          <w:lang w:val="en-ID"/>
        </w:rPr>
        <w:t>ditinjau</w:t>
      </w:r>
      <w:proofErr w:type="spellEnd"/>
      <w:r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00744E91">
        <w:rPr>
          <w:rFonts w:ascii="Arial" w:eastAsia="Arial" w:hAnsi="Arial" w:cs="Arial"/>
          <w:sz w:val="24"/>
          <w:szCs w:val="24"/>
          <w:lang w:val="en-ID"/>
        </w:rPr>
        <w:t>dari</w:t>
      </w:r>
      <w:proofErr w:type="spellEnd"/>
      <w:r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Pr="00744E91">
        <w:rPr>
          <w:rFonts w:ascii="Arial" w:eastAsia="Arial" w:hAnsi="Arial" w:cs="Arial"/>
          <w:sz w:val="24"/>
          <w:szCs w:val="24"/>
          <w:lang w:val="en-ID"/>
        </w:rPr>
        <w:t>sisi</w:t>
      </w:r>
      <w:proofErr w:type="spellEnd"/>
      <w:r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04D7212" w:rsidRPr="00744E91">
        <w:rPr>
          <w:rFonts w:ascii="Arial" w:eastAsia="Arial" w:hAnsi="Arial" w:cs="Arial"/>
          <w:sz w:val="24"/>
          <w:szCs w:val="24"/>
          <w:lang w:val="en-ID"/>
        </w:rPr>
        <w:t>aturan</w:t>
      </w:r>
      <w:proofErr w:type="spellEnd"/>
      <w:r w:rsidR="004D7212" w:rsidRPr="00744E91">
        <w:rPr>
          <w:rFonts w:ascii="Arial" w:eastAsia="Arial" w:hAnsi="Arial" w:cs="Arial"/>
          <w:sz w:val="24"/>
          <w:szCs w:val="24"/>
          <w:lang w:val="en-ID"/>
        </w:rPr>
        <w:t xml:space="preserve"> di </w:t>
      </w:r>
      <w:r w:rsidR="00D92A7A" w:rsidRPr="00744E91">
        <w:rPr>
          <w:rFonts w:ascii="Arial" w:eastAsia="Arial" w:hAnsi="Arial" w:cs="Arial"/>
          <w:sz w:val="24"/>
          <w:szCs w:val="24"/>
          <w:lang w:val="en-ID"/>
        </w:rPr>
        <w:t xml:space="preserve">Indonesia, </w:t>
      </w:r>
      <w:proofErr w:type="spellStart"/>
      <w:r w:rsidR="00E15E26" w:rsidRPr="00744E91">
        <w:rPr>
          <w:rFonts w:ascii="Arial" w:eastAsia="Arial" w:hAnsi="Arial" w:cs="Arial"/>
          <w:sz w:val="24"/>
          <w:szCs w:val="24"/>
          <w:lang w:val="en-ID"/>
        </w:rPr>
        <w:t>kebijakan</w:t>
      </w:r>
      <w:proofErr w:type="spellEnd"/>
      <w:r w:rsidR="00E15E26"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0E15E26" w:rsidRPr="00744E91">
        <w:rPr>
          <w:rFonts w:ascii="Arial" w:eastAsia="Arial" w:hAnsi="Arial" w:cs="Arial"/>
          <w:sz w:val="24"/>
          <w:szCs w:val="24"/>
          <w:lang w:val="en-ID"/>
        </w:rPr>
        <w:t>untuk</w:t>
      </w:r>
      <w:proofErr w:type="spellEnd"/>
      <w:r w:rsidR="00E15E26" w:rsidRPr="00744E91">
        <w:rPr>
          <w:rFonts w:ascii="Arial" w:eastAsia="Arial" w:hAnsi="Arial" w:cs="Arial"/>
          <w:sz w:val="24"/>
          <w:szCs w:val="24"/>
          <w:lang w:val="en-ID"/>
        </w:rPr>
        <w:t xml:space="preserve"> hoax</w:t>
      </w:r>
      <w:r w:rsidR="007B48F4"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07B48F4" w:rsidRPr="00744E91">
        <w:rPr>
          <w:rFonts w:ascii="Arial" w:eastAsia="Arial" w:hAnsi="Arial" w:cs="Arial"/>
          <w:sz w:val="24"/>
          <w:szCs w:val="24"/>
          <w:lang w:val="en-ID"/>
        </w:rPr>
        <w:t>sendiri</w:t>
      </w:r>
      <w:proofErr w:type="spellEnd"/>
      <w:r w:rsidR="00FB3B3C"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0FB3B3C" w:rsidRPr="00744E91">
        <w:rPr>
          <w:rFonts w:ascii="Arial" w:eastAsia="Arial" w:hAnsi="Arial" w:cs="Arial"/>
          <w:sz w:val="24"/>
          <w:szCs w:val="24"/>
          <w:lang w:val="en-ID"/>
        </w:rPr>
        <w:t>telah</w:t>
      </w:r>
      <w:proofErr w:type="spellEnd"/>
      <w:r w:rsidR="00FB3B3C"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0FB3B3C" w:rsidRPr="00744E91">
        <w:rPr>
          <w:rFonts w:ascii="Arial" w:eastAsia="Arial" w:hAnsi="Arial" w:cs="Arial"/>
          <w:sz w:val="24"/>
          <w:szCs w:val="24"/>
          <w:lang w:val="en-ID"/>
        </w:rPr>
        <w:t>diatur</w:t>
      </w:r>
      <w:proofErr w:type="spellEnd"/>
      <w:r w:rsidR="00FB3B3C"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0FB3B3C" w:rsidRPr="00744E91">
        <w:rPr>
          <w:rFonts w:ascii="Arial" w:eastAsia="Arial" w:hAnsi="Arial" w:cs="Arial"/>
          <w:sz w:val="24"/>
          <w:szCs w:val="24"/>
          <w:lang w:val="en-ID"/>
        </w:rPr>
        <w:t>dalam</w:t>
      </w:r>
      <w:proofErr w:type="spellEnd"/>
      <w:r w:rsidR="00B35E68"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proofErr w:type="spellStart"/>
      <w:r w:rsidR="00B35E68" w:rsidRPr="00744E91">
        <w:rPr>
          <w:rFonts w:ascii="Arial" w:eastAsia="Arial" w:hAnsi="Arial" w:cs="Arial"/>
          <w:sz w:val="24"/>
          <w:szCs w:val="24"/>
          <w:lang w:val="en-ID"/>
        </w:rPr>
        <w:t>Pasal</w:t>
      </w:r>
      <w:proofErr w:type="spellEnd"/>
      <w:r w:rsidR="00B35E68" w:rsidRPr="00744E91">
        <w:rPr>
          <w:rFonts w:ascii="Arial" w:eastAsia="Arial" w:hAnsi="Arial" w:cs="Arial"/>
          <w:sz w:val="24"/>
          <w:szCs w:val="24"/>
          <w:lang w:val="en-ID"/>
        </w:rPr>
        <w:t xml:space="preserve"> 28 </w:t>
      </w:r>
      <w:proofErr w:type="spellStart"/>
      <w:r w:rsidR="00B35E68" w:rsidRPr="00744E91">
        <w:rPr>
          <w:rFonts w:ascii="Arial" w:eastAsia="Arial" w:hAnsi="Arial" w:cs="Arial"/>
          <w:sz w:val="24"/>
          <w:szCs w:val="24"/>
          <w:lang w:val="en-ID"/>
        </w:rPr>
        <w:t>ayat</w:t>
      </w:r>
      <w:proofErr w:type="spellEnd"/>
      <w:r w:rsidR="00B35E68" w:rsidRPr="00744E91">
        <w:rPr>
          <w:rFonts w:ascii="Arial" w:eastAsia="Arial" w:hAnsi="Arial" w:cs="Arial"/>
          <w:sz w:val="24"/>
          <w:szCs w:val="24"/>
          <w:lang w:val="en-ID"/>
        </w:rPr>
        <w:t xml:space="preserve"> </w:t>
      </w:r>
      <w:r w:rsidR="00D87D05">
        <w:rPr>
          <w:rFonts w:ascii="Arial" w:eastAsia="Arial" w:hAnsi="Arial" w:cs="Arial"/>
          <w:sz w:val="24"/>
          <w:szCs w:val="24"/>
          <w:lang w:val="en-ID"/>
        </w:rPr>
        <w:t>(</w:t>
      </w:r>
      <w:r w:rsidR="004448F4">
        <w:rPr>
          <w:rFonts w:ascii="Arial" w:eastAsia="Arial" w:hAnsi="Arial" w:cs="Arial"/>
          <w:sz w:val="24"/>
          <w:szCs w:val="24"/>
          <w:lang w:val="en-ID"/>
        </w:rPr>
        <w:t>1)</w:t>
      </w:r>
      <w:r w:rsidR="004D2626">
        <w:rPr>
          <w:rFonts w:ascii="Arial" w:eastAsia="Arial" w:hAnsi="Arial" w:cs="Arial"/>
          <w:sz w:val="24"/>
          <w:szCs w:val="24"/>
          <w:lang w:val="en-ID"/>
        </w:rPr>
        <w:t xml:space="preserve"> dan (2)</w:t>
      </w:r>
      <w:r w:rsidR="00B35E68" w:rsidRPr="00744E91">
        <w:rPr>
          <w:rFonts w:ascii="Arial" w:eastAsia="Arial" w:hAnsi="Arial" w:cs="Arial"/>
          <w:sz w:val="24"/>
          <w:szCs w:val="24"/>
          <w:lang w:val="en-ID"/>
        </w:rPr>
        <w:t xml:space="preserve"> UU ITE yang </w:t>
      </w:r>
      <w:proofErr w:type="spellStart"/>
      <w:r w:rsidR="00B35E68" w:rsidRPr="00744E91">
        <w:rPr>
          <w:rFonts w:ascii="Arial" w:eastAsia="Arial" w:hAnsi="Arial" w:cs="Arial"/>
          <w:sz w:val="24"/>
          <w:szCs w:val="24"/>
          <w:lang w:val="en-ID"/>
        </w:rPr>
        <w:t>berbunyi</w:t>
      </w:r>
      <w:proofErr w:type="spellEnd"/>
      <w:r w:rsidR="00EE3DC1">
        <w:rPr>
          <w:rFonts w:ascii="Arial" w:eastAsia="Arial" w:hAnsi="Arial" w:cs="Arial"/>
          <w:sz w:val="24"/>
          <w:szCs w:val="24"/>
          <w:lang w:val="en-ID"/>
        </w:rPr>
        <w:t>;</w:t>
      </w:r>
    </w:p>
    <w:p w14:paraId="195E5CAC" w14:textId="3FFD4D2C" w:rsidR="009024C7" w:rsidRDefault="009024C7" w:rsidP="002D07AC">
      <w:pPr>
        <w:spacing w:line="360" w:lineRule="auto"/>
        <w:ind w:left="720" w:firstLine="720"/>
        <w:jc w:val="both"/>
        <w:rPr>
          <w:rStyle w:val="hgkelc"/>
          <w:rFonts w:ascii="Arial" w:hAnsi="Arial" w:cs="Arial"/>
          <w:sz w:val="28"/>
          <w:szCs w:val="28"/>
          <w:lang w:val="id-ID"/>
        </w:rPr>
      </w:pPr>
      <w:r>
        <w:rPr>
          <w:rFonts w:ascii="Arial" w:eastAsia="Arial" w:hAnsi="Arial" w:cs="Arial"/>
          <w:sz w:val="24"/>
          <w:szCs w:val="24"/>
          <w:lang w:val="en-ID"/>
        </w:rPr>
        <w:t xml:space="preserve">Ayat (1): </w:t>
      </w:r>
      <w:r w:rsidR="00744E91">
        <w:rPr>
          <w:rFonts w:ascii="Arial" w:eastAsia="Arial" w:hAnsi="Arial" w:cs="Arial"/>
          <w:sz w:val="24"/>
          <w:szCs w:val="24"/>
          <w:lang w:val="en-ID"/>
        </w:rPr>
        <w:t>“</w:t>
      </w:r>
      <w:proofErr w:type="spellStart"/>
      <w:r w:rsidR="00744E91" w:rsidRPr="004448F4">
        <w:rPr>
          <w:rStyle w:val="Emphasis"/>
          <w:rFonts w:ascii="Arial" w:hAnsi="Arial" w:cs="Arial"/>
          <w:i w:val="0"/>
          <w:sz w:val="24"/>
          <w:szCs w:val="24"/>
        </w:rPr>
        <w:t>Setiap</w:t>
      </w:r>
      <w:proofErr w:type="spellEnd"/>
      <w:r w:rsidR="00744E91" w:rsidRPr="004448F4">
        <w:rPr>
          <w:rStyle w:val="Emphasis"/>
          <w:rFonts w:ascii="Arial" w:hAnsi="Arial" w:cs="Arial"/>
          <w:i w:val="0"/>
          <w:sz w:val="24"/>
          <w:szCs w:val="24"/>
        </w:rPr>
        <w:t xml:space="preserve"> Orang </w:t>
      </w:r>
      <w:proofErr w:type="spellStart"/>
      <w:r w:rsidR="00744E91" w:rsidRPr="004448F4">
        <w:rPr>
          <w:rStyle w:val="Emphasis"/>
          <w:rFonts w:ascii="Arial" w:hAnsi="Arial" w:cs="Arial"/>
          <w:i w:val="0"/>
          <w:sz w:val="24"/>
          <w:szCs w:val="24"/>
        </w:rPr>
        <w:t>dengan</w:t>
      </w:r>
      <w:proofErr w:type="spellEnd"/>
      <w:r w:rsidR="00744E91" w:rsidRPr="004448F4">
        <w:rPr>
          <w:rStyle w:val="Emphasis"/>
          <w:rFonts w:ascii="Arial" w:hAnsi="Arial" w:cs="Arial"/>
          <w:i w:val="0"/>
          <w:sz w:val="24"/>
          <w:szCs w:val="24"/>
        </w:rPr>
        <w:t xml:space="preserve"> </w:t>
      </w:r>
      <w:proofErr w:type="spellStart"/>
      <w:r w:rsidR="00744E91" w:rsidRPr="004448F4">
        <w:rPr>
          <w:rStyle w:val="Emphasis"/>
          <w:rFonts w:ascii="Arial" w:hAnsi="Arial" w:cs="Arial"/>
          <w:i w:val="0"/>
          <w:sz w:val="24"/>
          <w:szCs w:val="24"/>
        </w:rPr>
        <w:t>sengaja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, dan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tanpa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hak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menyebarkan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berita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bohong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dan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menyesatkan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yang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mengakibatkan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kerugian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konsumen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dalam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Transaksi</w:t>
      </w:r>
      <w:proofErr w:type="spellEnd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Elektronik</w:t>
      </w:r>
      <w:proofErr w:type="spellEnd"/>
      <w:r w:rsid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”</w:t>
      </w:r>
      <w:r w:rsidR="004448F4" w:rsidRPr="004448F4">
        <w:rPr>
          <w:rStyle w:val="Emphasis"/>
          <w:rFonts w:ascii="Arial" w:hAnsi="Arial" w:cs="Arial"/>
          <w:i w:val="0"/>
          <w:iCs w:val="0"/>
          <w:sz w:val="24"/>
          <w:szCs w:val="24"/>
        </w:rPr>
        <w:t>.</w:t>
      </w:r>
    </w:p>
    <w:p w14:paraId="0B50789B" w14:textId="3E4AC34F" w:rsidR="00871222" w:rsidRDefault="009024C7" w:rsidP="002D07AC">
      <w:pPr>
        <w:spacing w:line="360" w:lineRule="auto"/>
        <w:ind w:left="720" w:firstLine="720"/>
        <w:rPr>
          <w:rStyle w:val="hgkelc"/>
          <w:rFonts w:ascii="Arial" w:hAnsi="Arial" w:cs="Arial"/>
          <w:sz w:val="24"/>
          <w:szCs w:val="24"/>
          <w:lang w:val="id-ID"/>
        </w:rPr>
      </w:pPr>
      <w:r>
        <w:rPr>
          <w:rStyle w:val="hgkelc"/>
          <w:rFonts w:ascii="Arial" w:hAnsi="Arial" w:cs="Arial"/>
          <w:sz w:val="24"/>
          <w:szCs w:val="24"/>
        </w:rPr>
        <w:t>Ayat (2):</w:t>
      </w:r>
      <w:r w:rsidR="004448F4">
        <w:rPr>
          <w:rStyle w:val="hgkelc"/>
          <w:rFonts w:ascii="Arial" w:hAnsi="Arial" w:cs="Arial"/>
          <w:sz w:val="24"/>
          <w:szCs w:val="24"/>
        </w:rPr>
        <w:t xml:space="preserve"> </w:t>
      </w:r>
      <w:r w:rsidR="00744E91" w:rsidRPr="00744E91">
        <w:rPr>
          <w:rStyle w:val="hgkelc"/>
          <w:rFonts w:ascii="Arial" w:hAnsi="Arial" w:cs="Arial"/>
          <w:sz w:val="24"/>
          <w:szCs w:val="24"/>
          <w:lang w:val="id-ID"/>
        </w:rPr>
        <w:t>“Setiap Orang dengan sengaja dan tanpa hak menyebarkan informasi yang ditujukan untuk menimbulkan rasa kebencian atau permusuhan individu dan/atau kelompok masyarakat tertentu berdasarkan atas suku, agama, ras, dan antargolongan (SARA).”</w:t>
      </w:r>
    </w:p>
    <w:p w14:paraId="25173EF6" w14:textId="77777777" w:rsidR="00915FF9" w:rsidRDefault="00915FF9" w:rsidP="002D07AC">
      <w:pPr>
        <w:spacing w:line="360" w:lineRule="auto"/>
        <w:jc w:val="both"/>
        <w:rPr>
          <w:rStyle w:val="hgkelc"/>
          <w:rFonts w:ascii="Arial" w:hAnsi="Arial" w:cs="Arial"/>
          <w:sz w:val="24"/>
          <w:szCs w:val="24"/>
        </w:rPr>
      </w:pPr>
      <w:r>
        <w:rPr>
          <w:rStyle w:val="hgkelc"/>
          <w:rFonts w:ascii="Arial" w:hAnsi="Arial" w:cs="Arial"/>
          <w:sz w:val="24"/>
          <w:szCs w:val="24"/>
        </w:rPr>
        <w:tab/>
      </w:r>
      <w:proofErr w:type="spellStart"/>
      <w:r w:rsidR="00DE2F66">
        <w:rPr>
          <w:rStyle w:val="hgkelc"/>
          <w:rFonts w:ascii="Arial" w:hAnsi="Arial" w:cs="Arial"/>
          <w:sz w:val="24"/>
          <w:szCs w:val="24"/>
        </w:rPr>
        <w:t>Apabila</w:t>
      </w:r>
      <w:proofErr w:type="spellEnd"/>
      <w:r w:rsidR="00DE2F66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E2F66">
        <w:rPr>
          <w:rStyle w:val="hgkelc"/>
          <w:rFonts w:ascii="Arial" w:hAnsi="Arial" w:cs="Arial"/>
          <w:sz w:val="24"/>
          <w:szCs w:val="24"/>
        </w:rPr>
        <w:t>sesorang</w:t>
      </w:r>
      <w:proofErr w:type="spellEnd"/>
      <w:r w:rsidR="00DE2F66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E2F66">
        <w:rPr>
          <w:rStyle w:val="hgkelc"/>
          <w:rFonts w:ascii="Arial" w:hAnsi="Arial" w:cs="Arial"/>
          <w:sz w:val="24"/>
          <w:szCs w:val="24"/>
        </w:rPr>
        <w:t>melanggar</w:t>
      </w:r>
      <w:proofErr w:type="spellEnd"/>
      <w:r w:rsidR="00DE2F66">
        <w:rPr>
          <w:rStyle w:val="hgkelc"/>
          <w:rFonts w:ascii="Arial" w:hAnsi="Arial" w:cs="Arial"/>
          <w:sz w:val="24"/>
          <w:szCs w:val="24"/>
        </w:rPr>
        <w:t xml:space="preserve"> salah </w:t>
      </w:r>
      <w:proofErr w:type="spellStart"/>
      <w:r w:rsidR="00DE2F66">
        <w:rPr>
          <w:rStyle w:val="hgkelc"/>
          <w:rFonts w:ascii="Arial" w:hAnsi="Arial" w:cs="Arial"/>
          <w:sz w:val="24"/>
          <w:szCs w:val="24"/>
        </w:rPr>
        <w:t>satu</w:t>
      </w:r>
      <w:proofErr w:type="spellEnd"/>
      <w:r w:rsidR="00DE2F66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E2F66">
        <w:rPr>
          <w:rStyle w:val="hgkelc"/>
          <w:rFonts w:ascii="Arial" w:hAnsi="Arial" w:cs="Arial"/>
          <w:sz w:val="24"/>
          <w:szCs w:val="24"/>
        </w:rPr>
        <w:t>dari</w:t>
      </w:r>
      <w:proofErr w:type="spellEnd"/>
      <w:r w:rsidR="00DE2F66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E2F66">
        <w:rPr>
          <w:rStyle w:val="hgkelc"/>
          <w:rFonts w:ascii="Arial" w:hAnsi="Arial" w:cs="Arial"/>
          <w:sz w:val="24"/>
          <w:szCs w:val="24"/>
        </w:rPr>
        <w:t>kedua</w:t>
      </w:r>
      <w:proofErr w:type="spellEnd"/>
      <w:r w:rsidR="00DE2F66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E2F66">
        <w:rPr>
          <w:rStyle w:val="hgkelc"/>
          <w:rFonts w:ascii="Arial" w:hAnsi="Arial" w:cs="Arial"/>
          <w:sz w:val="24"/>
          <w:szCs w:val="24"/>
        </w:rPr>
        <w:t>ayat</w:t>
      </w:r>
      <w:proofErr w:type="spellEnd"/>
      <w:r w:rsidR="00DE2F66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E2F66">
        <w:rPr>
          <w:rStyle w:val="hgkelc"/>
          <w:rFonts w:ascii="Arial" w:hAnsi="Arial" w:cs="Arial"/>
          <w:sz w:val="24"/>
          <w:szCs w:val="24"/>
        </w:rPr>
        <w:t>ini</w:t>
      </w:r>
      <w:proofErr w:type="spellEnd"/>
      <w:r w:rsidR="00DE2F66">
        <w:rPr>
          <w:rStyle w:val="hgkelc"/>
          <w:rFonts w:ascii="Arial" w:hAnsi="Arial" w:cs="Arial"/>
          <w:sz w:val="24"/>
          <w:szCs w:val="24"/>
        </w:rPr>
        <w:t xml:space="preserve">, orang </w:t>
      </w:r>
      <w:proofErr w:type="spellStart"/>
      <w:r w:rsidR="00DE2F66">
        <w:rPr>
          <w:rStyle w:val="hgkelc"/>
          <w:rFonts w:ascii="Arial" w:hAnsi="Arial" w:cs="Arial"/>
          <w:sz w:val="24"/>
          <w:szCs w:val="24"/>
        </w:rPr>
        <w:t>itu</w:t>
      </w:r>
      <w:proofErr w:type="spellEnd"/>
      <w:r w:rsidR="00DE2F66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2212E">
        <w:rPr>
          <w:rStyle w:val="hgkelc"/>
          <w:rFonts w:ascii="Arial" w:hAnsi="Arial" w:cs="Arial"/>
          <w:sz w:val="24"/>
          <w:szCs w:val="24"/>
        </w:rPr>
        <w:t>dapat</w:t>
      </w:r>
      <w:proofErr w:type="spellEnd"/>
      <w:r w:rsidR="0062212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2212E">
        <w:rPr>
          <w:rStyle w:val="hgkelc"/>
          <w:rFonts w:ascii="Arial" w:hAnsi="Arial" w:cs="Arial"/>
          <w:sz w:val="24"/>
          <w:szCs w:val="24"/>
        </w:rPr>
        <w:t>dikenakan</w:t>
      </w:r>
      <w:proofErr w:type="spellEnd"/>
      <w:r w:rsidR="0062212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2212E">
        <w:rPr>
          <w:rStyle w:val="hgkelc"/>
          <w:rFonts w:ascii="Arial" w:hAnsi="Arial" w:cs="Arial"/>
          <w:sz w:val="24"/>
          <w:szCs w:val="24"/>
        </w:rPr>
        <w:t>sanksi</w:t>
      </w:r>
      <w:proofErr w:type="spellEnd"/>
      <w:r w:rsidR="00E62A98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C73145">
        <w:rPr>
          <w:rStyle w:val="hgkelc"/>
          <w:rFonts w:ascii="Arial" w:hAnsi="Arial" w:cs="Arial"/>
          <w:sz w:val="24"/>
          <w:szCs w:val="24"/>
        </w:rPr>
        <w:t>berupa</w:t>
      </w:r>
      <w:proofErr w:type="spellEnd"/>
      <w:r w:rsidR="00C7314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C73145">
        <w:rPr>
          <w:rStyle w:val="hgkelc"/>
          <w:rFonts w:ascii="Arial" w:hAnsi="Arial" w:cs="Arial"/>
          <w:sz w:val="24"/>
          <w:szCs w:val="24"/>
        </w:rPr>
        <w:t>p</w:t>
      </w:r>
      <w:r w:rsidR="009F6DFD">
        <w:rPr>
          <w:rStyle w:val="hgkelc"/>
          <w:rFonts w:ascii="Arial" w:hAnsi="Arial" w:cs="Arial"/>
          <w:sz w:val="24"/>
          <w:szCs w:val="24"/>
        </w:rPr>
        <w:t>idana</w:t>
      </w:r>
      <w:proofErr w:type="spellEnd"/>
      <w:r w:rsidR="009F6DFD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9F6DFD">
        <w:rPr>
          <w:rStyle w:val="hgkelc"/>
          <w:rFonts w:ascii="Arial" w:hAnsi="Arial" w:cs="Arial"/>
          <w:sz w:val="24"/>
          <w:szCs w:val="24"/>
        </w:rPr>
        <w:t>penjara</w:t>
      </w:r>
      <w:proofErr w:type="spellEnd"/>
      <w:r w:rsidR="009F6DFD">
        <w:rPr>
          <w:rStyle w:val="hgkelc"/>
          <w:rFonts w:ascii="Arial" w:hAnsi="Arial" w:cs="Arial"/>
          <w:sz w:val="24"/>
          <w:szCs w:val="24"/>
        </w:rPr>
        <w:t xml:space="preserve"> paling lama 6 </w:t>
      </w:r>
      <w:proofErr w:type="spellStart"/>
      <w:r w:rsidR="009F6DFD">
        <w:rPr>
          <w:rStyle w:val="hgkelc"/>
          <w:rFonts w:ascii="Arial" w:hAnsi="Arial" w:cs="Arial"/>
          <w:sz w:val="24"/>
          <w:szCs w:val="24"/>
        </w:rPr>
        <w:t>tahun</w:t>
      </w:r>
      <w:proofErr w:type="spellEnd"/>
      <w:r w:rsidR="009F6DFD">
        <w:rPr>
          <w:rStyle w:val="hgkelc"/>
          <w:rFonts w:ascii="Arial" w:hAnsi="Arial" w:cs="Arial"/>
          <w:sz w:val="24"/>
          <w:szCs w:val="24"/>
        </w:rPr>
        <w:t xml:space="preserve"> dan/</w:t>
      </w:r>
      <w:proofErr w:type="spellStart"/>
      <w:r w:rsidR="009F6DFD">
        <w:rPr>
          <w:rStyle w:val="hgkelc"/>
          <w:rFonts w:ascii="Arial" w:hAnsi="Arial" w:cs="Arial"/>
          <w:sz w:val="24"/>
          <w:szCs w:val="24"/>
        </w:rPr>
        <w:t>atau</w:t>
      </w:r>
      <w:proofErr w:type="spellEnd"/>
      <w:r w:rsidR="009F6DFD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9F6DFD">
        <w:rPr>
          <w:rStyle w:val="hgkelc"/>
          <w:rFonts w:ascii="Arial" w:hAnsi="Arial" w:cs="Arial"/>
          <w:sz w:val="24"/>
          <w:szCs w:val="24"/>
        </w:rPr>
        <w:t>denda</w:t>
      </w:r>
      <w:proofErr w:type="spellEnd"/>
      <w:r w:rsidR="009F6DFD">
        <w:rPr>
          <w:rStyle w:val="hgkelc"/>
          <w:rFonts w:ascii="Arial" w:hAnsi="Arial" w:cs="Arial"/>
          <w:sz w:val="24"/>
          <w:szCs w:val="24"/>
        </w:rPr>
        <w:t xml:space="preserve"> paling </w:t>
      </w:r>
      <w:proofErr w:type="spellStart"/>
      <w:r w:rsidR="009F6DFD">
        <w:rPr>
          <w:rStyle w:val="hgkelc"/>
          <w:rFonts w:ascii="Arial" w:hAnsi="Arial" w:cs="Arial"/>
          <w:sz w:val="24"/>
          <w:szCs w:val="24"/>
        </w:rPr>
        <w:t>banyak</w:t>
      </w:r>
      <w:proofErr w:type="spellEnd"/>
      <w:r w:rsidR="009F6DFD">
        <w:rPr>
          <w:rStyle w:val="hgkelc"/>
          <w:rFonts w:ascii="Arial" w:hAnsi="Arial" w:cs="Arial"/>
          <w:sz w:val="24"/>
          <w:szCs w:val="24"/>
        </w:rPr>
        <w:t xml:space="preserve"> Rp 1 </w:t>
      </w:r>
      <w:proofErr w:type="spellStart"/>
      <w:r w:rsidR="009F6DFD">
        <w:rPr>
          <w:rStyle w:val="hgkelc"/>
          <w:rFonts w:ascii="Arial" w:hAnsi="Arial" w:cs="Arial"/>
          <w:sz w:val="24"/>
          <w:szCs w:val="24"/>
        </w:rPr>
        <w:t>miliar</w:t>
      </w:r>
      <w:proofErr w:type="spellEnd"/>
      <w:r w:rsidR="003E5A8C">
        <w:rPr>
          <w:rStyle w:val="hgkelc"/>
          <w:rFonts w:ascii="Arial" w:hAnsi="Arial" w:cs="Arial"/>
          <w:sz w:val="24"/>
          <w:szCs w:val="24"/>
        </w:rPr>
        <w:t xml:space="preserve">. </w:t>
      </w:r>
      <w:proofErr w:type="spellStart"/>
      <w:r w:rsidR="003E5A8C">
        <w:rPr>
          <w:rStyle w:val="hgkelc"/>
          <w:rFonts w:ascii="Arial" w:hAnsi="Arial" w:cs="Arial"/>
          <w:sz w:val="24"/>
          <w:szCs w:val="24"/>
        </w:rPr>
        <w:t>Sesuai</w:t>
      </w:r>
      <w:proofErr w:type="spellEnd"/>
      <w:r w:rsidR="003E5A8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3E5A8C">
        <w:rPr>
          <w:rStyle w:val="hgkelc"/>
          <w:rFonts w:ascii="Arial" w:hAnsi="Arial" w:cs="Arial"/>
          <w:sz w:val="24"/>
          <w:szCs w:val="24"/>
        </w:rPr>
        <w:t>dengan</w:t>
      </w:r>
      <w:proofErr w:type="spellEnd"/>
      <w:r w:rsidR="003E5A8C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="003E5A8C">
        <w:rPr>
          <w:rStyle w:val="hgkelc"/>
          <w:rFonts w:ascii="Arial" w:hAnsi="Arial" w:cs="Arial"/>
          <w:sz w:val="24"/>
          <w:szCs w:val="24"/>
        </w:rPr>
        <w:t>telah</w:t>
      </w:r>
      <w:proofErr w:type="spellEnd"/>
      <w:r w:rsidR="003E5A8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E62A98">
        <w:rPr>
          <w:rStyle w:val="hgkelc"/>
          <w:rFonts w:ascii="Arial" w:hAnsi="Arial" w:cs="Arial"/>
          <w:sz w:val="24"/>
          <w:szCs w:val="24"/>
        </w:rPr>
        <w:t>diatur</w:t>
      </w:r>
      <w:proofErr w:type="spellEnd"/>
      <w:r w:rsidR="00EC24CC">
        <w:rPr>
          <w:rStyle w:val="hgkelc"/>
          <w:rFonts w:ascii="Arial" w:hAnsi="Arial" w:cs="Arial"/>
          <w:sz w:val="24"/>
          <w:szCs w:val="24"/>
        </w:rPr>
        <w:t xml:space="preserve"> pada </w:t>
      </w:r>
      <w:proofErr w:type="spellStart"/>
      <w:r w:rsidR="00EC24CC">
        <w:rPr>
          <w:rStyle w:val="hgkelc"/>
          <w:rFonts w:ascii="Arial" w:hAnsi="Arial" w:cs="Arial"/>
          <w:sz w:val="24"/>
          <w:szCs w:val="24"/>
        </w:rPr>
        <w:t>Pasal</w:t>
      </w:r>
      <w:proofErr w:type="spellEnd"/>
      <w:r w:rsidR="00EC24CC">
        <w:rPr>
          <w:rStyle w:val="hgkelc"/>
          <w:rFonts w:ascii="Arial" w:hAnsi="Arial" w:cs="Arial"/>
          <w:sz w:val="24"/>
          <w:szCs w:val="24"/>
        </w:rPr>
        <w:t xml:space="preserve"> 45A </w:t>
      </w:r>
      <w:proofErr w:type="spellStart"/>
      <w:r w:rsidR="00EC24CC">
        <w:rPr>
          <w:rStyle w:val="hgkelc"/>
          <w:rFonts w:ascii="Arial" w:hAnsi="Arial" w:cs="Arial"/>
          <w:sz w:val="24"/>
          <w:szCs w:val="24"/>
        </w:rPr>
        <w:t>ayat</w:t>
      </w:r>
      <w:proofErr w:type="spellEnd"/>
      <w:r w:rsidR="00EC24CC">
        <w:rPr>
          <w:rStyle w:val="hgkelc"/>
          <w:rFonts w:ascii="Arial" w:hAnsi="Arial" w:cs="Arial"/>
          <w:sz w:val="24"/>
          <w:szCs w:val="24"/>
        </w:rPr>
        <w:t xml:space="preserve"> (1) U</w:t>
      </w:r>
      <w:r w:rsidR="00E76860">
        <w:rPr>
          <w:rStyle w:val="hgkelc"/>
          <w:rFonts w:ascii="Arial" w:hAnsi="Arial" w:cs="Arial"/>
          <w:sz w:val="24"/>
          <w:szCs w:val="24"/>
        </w:rPr>
        <w:t>U 19/2016</w:t>
      </w:r>
      <w:r w:rsidR="003E5A8C">
        <w:rPr>
          <w:rStyle w:val="hgkelc"/>
          <w:rFonts w:ascii="Arial" w:hAnsi="Arial" w:cs="Arial"/>
          <w:sz w:val="24"/>
          <w:szCs w:val="24"/>
        </w:rPr>
        <w:t>.</w:t>
      </w:r>
    </w:p>
    <w:p w14:paraId="6C4E691D" w14:textId="77777777" w:rsidR="00023560" w:rsidRDefault="0062005F" w:rsidP="002D07AC">
      <w:pPr>
        <w:spacing w:line="360" w:lineRule="auto"/>
        <w:jc w:val="both"/>
        <w:rPr>
          <w:rStyle w:val="hgkelc"/>
          <w:rFonts w:ascii="Arial" w:hAnsi="Arial" w:cs="Arial"/>
          <w:sz w:val="24"/>
          <w:szCs w:val="24"/>
        </w:rPr>
      </w:pPr>
      <w:r>
        <w:rPr>
          <w:rStyle w:val="hgkelc"/>
          <w:rFonts w:ascii="Arial" w:hAnsi="Arial" w:cs="Arial"/>
          <w:sz w:val="24"/>
          <w:szCs w:val="24"/>
        </w:rPr>
        <w:tab/>
      </w:r>
      <w:proofErr w:type="spellStart"/>
      <w:r w:rsidR="00867278">
        <w:rPr>
          <w:rStyle w:val="hgkelc"/>
          <w:rFonts w:ascii="Arial" w:hAnsi="Arial" w:cs="Arial"/>
          <w:sz w:val="24"/>
          <w:szCs w:val="24"/>
        </w:rPr>
        <w:t>Dampak-dampak</w:t>
      </w:r>
      <w:proofErr w:type="spellEnd"/>
      <w:r w:rsidR="00867278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867278">
        <w:rPr>
          <w:rStyle w:val="hgkelc"/>
          <w:rFonts w:ascii="Arial" w:hAnsi="Arial" w:cs="Arial"/>
          <w:sz w:val="24"/>
          <w:szCs w:val="24"/>
        </w:rPr>
        <w:t>negatif</w:t>
      </w:r>
      <w:proofErr w:type="spellEnd"/>
      <w:r w:rsidR="00867278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867278">
        <w:rPr>
          <w:rStyle w:val="hgkelc"/>
          <w:rFonts w:ascii="Arial" w:hAnsi="Arial" w:cs="Arial"/>
          <w:sz w:val="24"/>
          <w:szCs w:val="24"/>
        </w:rPr>
        <w:t>hoa</w:t>
      </w:r>
      <w:r w:rsidR="007A514F">
        <w:rPr>
          <w:rStyle w:val="hgkelc"/>
          <w:rFonts w:ascii="Arial" w:hAnsi="Arial" w:cs="Arial"/>
          <w:sz w:val="24"/>
          <w:szCs w:val="24"/>
        </w:rPr>
        <w:t>ks</w:t>
      </w:r>
      <w:proofErr w:type="spellEnd"/>
      <w:r w:rsidR="00867278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="00867278">
        <w:rPr>
          <w:rStyle w:val="hgkelc"/>
          <w:rFonts w:ascii="Arial" w:hAnsi="Arial" w:cs="Arial"/>
          <w:sz w:val="24"/>
          <w:szCs w:val="24"/>
        </w:rPr>
        <w:t>telah</w:t>
      </w:r>
      <w:proofErr w:type="spellEnd"/>
      <w:r w:rsidR="00867278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867278">
        <w:rPr>
          <w:rStyle w:val="hgkelc"/>
          <w:rFonts w:ascii="Arial" w:hAnsi="Arial" w:cs="Arial"/>
          <w:sz w:val="24"/>
          <w:szCs w:val="24"/>
        </w:rPr>
        <w:t>dijelaskan</w:t>
      </w:r>
      <w:proofErr w:type="spellEnd"/>
      <w:r w:rsidR="00867278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867278">
        <w:rPr>
          <w:rStyle w:val="hgkelc"/>
          <w:rFonts w:ascii="Arial" w:hAnsi="Arial" w:cs="Arial"/>
          <w:sz w:val="24"/>
          <w:szCs w:val="24"/>
        </w:rPr>
        <w:t>merupakan</w:t>
      </w:r>
      <w:proofErr w:type="spellEnd"/>
      <w:r w:rsidR="00867278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A261B">
        <w:rPr>
          <w:rStyle w:val="hgkelc"/>
          <w:rFonts w:ascii="Arial" w:hAnsi="Arial" w:cs="Arial"/>
          <w:sz w:val="24"/>
          <w:szCs w:val="24"/>
        </w:rPr>
        <w:t>bukti</w:t>
      </w:r>
      <w:proofErr w:type="spellEnd"/>
      <w:r w:rsidR="000A261B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A261B">
        <w:rPr>
          <w:rStyle w:val="hgkelc"/>
          <w:rFonts w:ascii="Arial" w:hAnsi="Arial" w:cs="Arial"/>
          <w:sz w:val="24"/>
          <w:szCs w:val="24"/>
        </w:rPr>
        <w:t>bahwa</w:t>
      </w:r>
      <w:proofErr w:type="spellEnd"/>
      <w:r w:rsidR="000A261B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A261B">
        <w:rPr>
          <w:rStyle w:val="hgkelc"/>
          <w:rFonts w:ascii="Arial" w:hAnsi="Arial" w:cs="Arial"/>
          <w:sz w:val="24"/>
          <w:szCs w:val="24"/>
        </w:rPr>
        <w:t>masalah</w:t>
      </w:r>
      <w:proofErr w:type="spellEnd"/>
      <w:r w:rsidR="000A261B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A261B">
        <w:rPr>
          <w:rStyle w:val="hgkelc"/>
          <w:rFonts w:ascii="Arial" w:hAnsi="Arial" w:cs="Arial"/>
          <w:sz w:val="24"/>
          <w:szCs w:val="24"/>
        </w:rPr>
        <w:t>tersebut</w:t>
      </w:r>
      <w:proofErr w:type="spellEnd"/>
      <w:r w:rsidR="000A261B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A261B">
        <w:rPr>
          <w:rStyle w:val="hgkelc"/>
          <w:rFonts w:ascii="Arial" w:hAnsi="Arial" w:cs="Arial"/>
          <w:sz w:val="24"/>
          <w:szCs w:val="24"/>
        </w:rPr>
        <w:t>perlu</w:t>
      </w:r>
      <w:proofErr w:type="spellEnd"/>
      <w:r w:rsidR="000A261B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A261B">
        <w:rPr>
          <w:rStyle w:val="hgkelc"/>
          <w:rFonts w:ascii="Arial" w:hAnsi="Arial" w:cs="Arial"/>
          <w:sz w:val="24"/>
          <w:szCs w:val="24"/>
        </w:rPr>
        <w:t>diselesaikan</w:t>
      </w:r>
      <w:proofErr w:type="spellEnd"/>
      <w:r w:rsidR="00D25E7E">
        <w:rPr>
          <w:rStyle w:val="hgkelc"/>
          <w:rFonts w:ascii="Arial" w:hAnsi="Arial" w:cs="Arial"/>
          <w:sz w:val="24"/>
          <w:szCs w:val="24"/>
        </w:rPr>
        <w:t>.</w:t>
      </w:r>
      <w:r w:rsidR="00DF2D7C">
        <w:rPr>
          <w:rStyle w:val="hgkelc"/>
          <w:rFonts w:ascii="Arial" w:hAnsi="Arial" w:cs="Arial"/>
          <w:sz w:val="24"/>
          <w:szCs w:val="24"/>
        </w:rPr>
        <w:t xml:space="preserve"> </w:t>
      </w:r>
      <w:r w:rsidR="000C6C4C">
        <w:rPr>
          <w:rStyle w:val="hgkelc"/>
          <w:rFonts w:ascii="Arial" w:hAnsi="Arial" w:cs="Arial"/>
          <w:sz w:val="24"/>
          <w:szCs w:val="24"/>
        </w:rPr>
        <w:t xml:space="preserve">Di zaman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teknologi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seperti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saat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ini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,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kerentanan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pikiran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masyarakat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untuk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“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digiring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” oleh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berita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palsu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beredar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adalah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suatu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C6C4C">
        <w:rPr>
          <w:rStyle w:val="hgkelc"/>
          <w:rFonts w:ascii="Arial" w:hAnsi="Arial" w:cs="Arial"/>
          <w:sz w:val="24"/>
          <w:szCs w:val="24"/>
        </w:rPr>
        <w:t>kekhawatiran</w:t>
      </w:r>
      <w:proofErr w:type="spellEnd"/>
      <w:r w:rsidR="000C6C4C">
        <w:rPr>
          <w:rStyle w:val="hgkelc"/>
          <w:rFonts w:ascii="Arial" w:hAnsi="Arial" w:cs="Arial"/>
          <w:sz w:val="24"/>
          <w:szCs w:val="24"/>
        </w:rPr>
        <w:t xml:space="preserve">. </w:t>
      </w:r>
      <w:proofErr w:type="spellStart"/>
      <w:r w:rsidR="001955AA">
        <w:rPr>
          <w:rStyle w:val="hgkelc"/>
          <w:rFonts w:ascii="Arial" w:hAnsi="Arial" w:cs="Arial"/>
          <w:sz w:val="24"/>
          <w:szCs w:val="24"/>
        </w:rPr>
        <w:t>Perlu</w:t>
      </w:r>
      <w:proofErr w:type="spellEnd"/>
      <w:r w:rsidR="001955AA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1955AA">
        <w:rPr>
          <w:rStyle w:val="hgkelc"/>
          <w:rFonts w:ascii="Arial" w:hAnsi="Arial" w:cs="Arial"/>
          <w:sz w:val="24"/>
          <w:szCs w:val="24"/>
        </w:rPr>
        <w:t>adanya</w:t>
      </w:r>
      <w:proofErr w:type="spellEnd"/>
      <w:r w:rsidR="001955AA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1955AA">
        <w:rPr>
          <w:rStyle w:val="hgkelc"/>
          <w:rFonts w:ascii="Arial" w:hAnsi="Arial" w:cs="Arial"/>
          <w:sz w:val="24"/>
          <w:szCs w:val="24"/>
        </w:rPr>
        <w:t>fakta</w:t>
      </w:r>
      <w:proofErr w:type="spellEnd"/>
      <w:r w:rsidR="007E51BE">
        <w:rPr>
          <w:rStyle w:val="hgkelc"/>
          <w:rFonts w:ascii="Arial" w:hAnsi="Arial" w:cs="Arial"/>
          <w:sz w:val="24"/>
          <w:szCs w:val="24"/>
        </w:rPr>
        <w:t xml:space="preserve"> dan data</w:t>
      </w:r>
      <w:r w:rsidR="001955AA">
        <w:rPr>
          <w:rStyle w:val="hgkelc"/>
          <w:rFonts w:ascii="Arial" w:hAnsi="Arial" w:cs="Arial"/>
          <w:sz w:val="24"/>
          <w:szCs w:val="24"/>
        </w:rPr>
        <w:t xml:space="preserve"> di </w:t>
      </w:r>
      <w:proofErr w:type="spellStart"/>
      <w:r w:rsidR="001955AA">
        <w:rPr>
          <w:rStyle w:val="hgkelc"/>
          <w:rFonts w:ascii="Arial" w:hAnsi="Arial" w:cs="Arial"/>
          <w:sz w:val="24"/>
          <w:szCs w:val="24"/>
        </w:rPr>
        <w:t>balik</w:t>
      </w:r>
      <w:proofErr w:type="spellEnd"/>
      <w:r w:rsidR="001955AA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1955AA">
        <w:rPr>
          <w:rStyle w:val="hgkelc"/>
          <w:rFonts w:ascii="Arial" w:hAnsi="Arial" w:cs="Arial"/>
          <w:sz w:val="24"/>
          <w:szCs w:val="24"/>
        </w:rPr>
        <w:t>setiap</w:t>
      </w:r>
      <w:proofErr w:type="spellEnd"/>
      <w:r w:rsidR="001955AA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1955AA">
        <w:rPr>
          <w:rStyle w:val="hgkelc"/>
          <w:rFonts w:ascii="Arial" w:hAnsi="Arial" w:cs="Arial"/>
          <w:sz w:val="24"/>
          <w:szCs w:val="24"/>
        </w:rPr>
        <w:t>kejadian</w:t>
      </w:r>
      <w:proofErr w:type="spellEnd"/>
      <w:r w:rsidR="001955AA">
        <w:rPr>
          <w:rStyle w:val="hgkelc"/>
          <w:rFonts w:ascii="Arial" w:hAnsi="Arial" w:cs="Arial"/>
          <w:sz w:val="24"/>
          <w:szCs w:val="24"/>
        </w:rPr>
        <w:t xml:space="preserve"> dan </w:t>
      </w:r>
      <w:proofErr w:type="spellStart"/>
      <w:r w:rsidR="001955AA">
        <w:rPr>
          <w:rStyle w:val="hgkelc"/>
          <w:rFonts w:ascii="Arial" w:hAnsi="Arial" w:cs="Arial"/>
          <w:sz w:val="24"/>
          <w:szCs w:val="24"/>
        </w:rPr>
        <w:t>peristiwa</w:t>
      </w:r>
      <w:proofErr w:type="spellEnd"/>
      <w:r w:rsidR="001955AA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="001955AA">
        <w:rPr>
          <w:rStyle w:val="hgkelc"/>
          <w:rFonts w:ascii="Arial" w:hAnsi="Arial" w:cs="Arial"/>
          <w:sz w:val="24"/>
          <w:szCs w:val="24"/>
        </w:rPr>
        <w:t>diberitakan</w:t>
      </w:r>
      <w:proofErr w:type="spellEnd"/>
      <w:r w:rsidR="001955AA">
        <w:rPr>
          <w:rStyle w:val="hgkelc"/>
          <w:rFonts w:ascii="Arial" w:hAnsi="Arial" w:cs="Arial"/>
          <w:sz w:val="24"/>
          <w:szCs w:val="24"/>
        </w:rPr>
        <w:t xml:space="preserve"> di media digital </w:t>
      </w:r>
      <w:proofErr w:type="spellStart"/>
      <w:r w:rsidR="001955AA">
        <w:rPr>
          <w:rStyle w:val="hgkelc"/>
          <w:rFonts w:ascii="Arial" w:hAnsi="Arial" w:cs="Arial"/>
          <w:sz w:val="24"/>
          <w:szCs w:val="24"/>
        </w:rPr>
        <w:t>supaya</w:t>
      </w:r>
      <w:proofErr w:type="spellEnd"/>
      <w:r w:rsidR="001955AA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7E51BE">
        <w:rPr>
          <w:rStyle w:val="hgkelc"/>
          <w:rFonts w:ascii="Arial" w:hAnsi="Arial" w:cs="Arial"/>
          <w:sz w:val="24"/>
          <w:szCs w:val="24"/>
        </w:rPr>
        <w:t>tidak</w:t>
      </w:r>
      <w:proofErr w:type="spellEnd"/>
      <w:r w:rsidR="007E51B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7E51BE">
        <w:rPr>
          <w:rStyle w:val="hgkelc"/>
          <w:rFonts w:ascii="Arial" w:hAnsi="Arial" w:cs="Arial"/>
          <w:sz w:val="24"/>
          <w:szCs w:val="24"/>
        </w:rPr>
        <w:t>menimbulkan</w:t>
      </w:r>
      <w:proofErr w:type="spellEnd"/>
      <w:r w:rsidR="007E51B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7E51BE">
        <w:rPr>
          <w:rStyle w:val="hgkelc"/>
          <w:rFonts w:ascii="Arial" w:hAnsi="Arial" w:cs="Arial"/>
          <w:sz w:val="24"/>
          <w:szCs w:val="24"/>
        </w:rPr>
        <w:t>keributan</w:t>
      </w:r>
      <w:proofErr w:type="spellEnd"/>
      <w:r w:rsidR="007E51BE">
        <w:rPr>
          <w:rStyle w:val="hgkelc"/>
          <w:rFonts w:ascii="Arial" w:hAnsi="Arial" w:cs="Arial"/>
          <w:sz w:val="24"/>
          <w:szCs w:val="24"/>
        </w:rPr>
        <w:t xml:space="preserve">, </w:t>
      </w:r>
      <w:proofErr w:type="spellStart"/>
      <w:r w:rsidR="007E51BE">
        <w:rPr>
          <w:rStyle w:val="hgkelc"/>
          <w:rFonts w:ascii="Arial" w:hAnsi="Arial" w:cs="Arial"/>
          <w:sz w:val="24"/>
          <w:szCs w:val="24"/>
        </w:rPr>
        <w:t>keresahan</w:t>
      </w:r>
      <w:proofErr w:type="spellEnd"/>
      <w:r w:rsidR="007E51BE">
        <w:rPr>
          <w:rStyle w:val="hgkelc"/>
          <w:rFonts w:ascii="Arial" w:hAnsi="Arial" w:cs="Arial"/>
          <w:sz w:val="24"/>
          <w:szCs w:val="24"/>
        </w:rPr>
        <w:t xml:space="preserve">, </w:t>
      </w:r>
      <w:proofErr w:type="spellStart"/>
      <w:r w:rsidR="007E51BE">
        <w:rPr>
          <w:rStyle w:val="hgkelc"/>
          <w:rFonts w:ascii="Arial" w:hAnsi="Arial" w:cs="Arial"/>
          <w:sz w:val="24"/>
          <w:szCs w:val="24"/>
        </w:rPr>
        <w:t>perselisihan</w:t>
      </w:r>
      <w:proofErr w:type="spellEnd"/>
      <w:r w:rsidR="007E51BE">
        <w:rPr>
          <w:rStyle w:val="hgkelc"/>
          <w:rFonts w:ascii="Arial" w:hAnsi="Arial" w:cs="Arial"/>
          <w:sz w:val="24"/>
          <w:szCs w:val="24"/>
        </w:rPr>
        <w:t xml:space="preserve">, </w:t>
      </w:r>
      <w:proofErr w:type="spellStart"/>
      <w:r w:rsidR="007E51BE">
        <w:rPr>
          <w:rStyle w:val="hgkelc"/>
          <w:rFonts w:ascii="Arial" w:hAnsi="Arial" w:cs="Arial"/>
          <w:sz w:val="24"/>
          <w:szCs w:val="24"/>
        </w:rPr>
        <w:t>ataupun</w:t>
      </w:r>
      <w:proofErr w:type="spellEnd"/>
      <w:r w:rsidR="007E51B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7E51BE">
        <w:rPr>
          <w:rStyle w:val="hgkelc"/>
          <w:rFonts w:ascii="Arial" w:hAnsi="Arial" w:cs="Arial"/>
          <w:sz w:val="24"/>
          <w:szCs w:val="24"/>
        </w:rPr>
        <w:t>ujaran</w:t>
      </w:r>
      <w:proofErr w:type="spellEnd"/>
      <w:r w:rsidR="007E51B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7E51BE">
        <w:rPr>
          <w:rStyle w:val="hgkelc"/>
          <w:rFonts w:ascii="Arial" w:hAnsi="Arial" w:cs="Arial"/>
          <w:sz w:val="24"/>
          <w:szCs w:val="24"/>
        </w:rPr>
        <w:t>kebencian</w:t>
      </w:r>
      <w:proofErr w:type="spellEnd"/>
      <w:r w:rsidR="00A520CB">
        <w:rPr>
          <w:rStyle w:val="hgkelc"/>
          <w:rFonts w:ascii="Arial" w:hAnsi="Arial" w:cs="Arial"/>
          <w:sz w:val="24"/>
          <w:szCs w:val="24"/>
        </w:rPr>
        <w:t>.</w:t>
      </w:r>
      <w:r w:rsidR="007A514F">
        <w:rPr>
          <w:rStyle w:val="hgkelc"/>
          <w:rFonts w:ascii="Arial" w:hAnsi="Arial" w:cs="Arial"/>
          <w:sz w:val="24"/>
          <w:szCs w:val="24"/>
        </w:rPr>
        <w:t xml:space="preserve"> </w:t>
      </w:r>
      <w:r w:rsidR="00A14C9E">
        <w:rPr>
          <w:rStyle w:val="hgkelc"/>
          <w:rFonts w:ascii="Arial" w:hAnsi="Arial" w:cs="Arial"/>
          <w:sz w:val="24"/>
          <w:szCs w:val="24"/>
        </w:rPr>
        <w:t xml:space="preserve">Fakta dan data yang </w:t>
      </w:r>
      <w:proofErr w:type="spellStart"/>
      <w:r w:rsidR="00A14C9E">
        <w:rPr>
          <w:rStyle w:val="hgkelc"/>
          <w:rFonts w:ascii="Arial" w:hAnsi="Arial" w:cs="Arial"/>
          <w:sz w:val="24"/>
          <w:szCs w:val="24"/>
        </w:rPr>
        <w:t>memvalidasi</w:t>
      </w:r>
      <w:proofErr w:type="spellEnd"/>
      <w:r w:rsidR="00A14C9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14C9E">
        <w:rPr>
          <w:rStyle w:val="hgkelc"/>
          <w:rFonts w:ascii="Arial" w:hAnsi="Arial" w:cs="Arial"/>
          <w:sz w:val="24"/>
          <w:szCs w:val="24"/>
        </w:rPr>
        <w:t>suatu</w:t>
      </w:r>
      <w:proofErr w:type="spellEnd"/>
      <w:r w:rsidR="00A14C9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14C9E">
        <w:rPr>
          <w:rStyle w:val="hgkelc"/>
          <w:rFonts w:ascii="Arial" w:hAnsi="Arial" w:cs="Arial"/>
          <w:sz w:val="24"/>
          <w:szCs w:val="24"/>
        </w:rPr>
        <w:t>kejadian</w:t>
      </w:r>
      <w:proofErr w:type="spellEnd"/>
      <w:r w:rsidR="00A14C9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14C9E">
        <w:rPr>
          <w:rStyle w:val="hgkelc"/>
          <w:rFonts w:ascii="Arial" w:hAnsi="Arial" w:cs="Arial"/>
          <w:sz w:val="24"/>
          <w:szCs w:val="24"/>
        </w:rPr>
        <w:t>dapat</w:t>
      </w:r>
      <w:proofErr w:type="spellEnd"/>
      <w:r w:rsidR="00A14C9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14C9E">
        <w:rPr>
          <w:rStyle w:val="hgkelc"/>
          <w:rFonts w:ascii="Arial" w:hAnsi="Arial" w:cs="Arial"/>
          <w:sz w:val="24"/>
          <w:szCs w:val="24"/>
        </w:rPr>
        <w:t>meluruskan</w:t>
      </w:r>
      <w:proofErr w:type="spellEnd"/>
      <w:r w:rsidR="00A14C9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14C9E">
        <w:rPr>
          <w:rStyle w:val="hgkelc"/>
          <w:rFonts w:ascii="Arial" w:hAnsi="Arial" w:cs="Arial"/>
          <w:sz w:val="24"/>
          <w:szCs w:val="24"/>
        </w:rPr>
        <w:t>perspektif</w:t>
      </w:r>
      <w:proofErr w:type="spellEnd"/>
      <w:r w:rsidR="00A14C9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14C9E">
        <w:rPr>
          <w:rStyle w:val="hgkelc"/>
          <w:rFonts w:ascii="Arial" w:hAnsi="Arial" w:cs="Arial"/>
          <w:sz w:val="24"/>
          <w:szCs w:val="24"/>
        </w:rPr>
        <w:t>masyarakat</w:t>
      </w:r>
      <w:proofErr w:type="spellEnd"/>
      <w:r w:rsidR="00A14C9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14C9E">
        <w:rPr>
          <w:rStyle w:val="hgkelc"/>
          <w:rFonts w:ascii="Arial" w:hAnsi="Arial" w:cs="Arial"/>
          <w:sz w:val="24"/>
          <w:szCs w:val="24"/>
        </w:rPr>
        <w:t>dalam</w:t>
      </w:r>
      <w:proofErr w:type="spellEnd"/>
      <w:r w:rsidR="00A14C9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14C9E">
        <w:rPr>
          <w:rStyle w:val="hgkelc"/>
          <w:rFonts w:ascii="Arial" w:hAnsi="Arial" w:cs="Arial"/>
          <w:sz w:val="24"/>
          <w:szCs w:val="24"/>
        </w:rPr>
        <w:t>menangggapi</w:t>
      </w:r>
      <w:proofErr w:type="spellEnd"/>
      <w:r w:rsidR="00A14C9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F7425F">
        <w:rPr>
          <w:rStyle w:val="hgkelc"/>
          <w:rFonts w:ascii="Arial" w:hAnsi="Arial" w:cs="Arial"/>
          <w:sz w:val="24"/>
          <w:szCs w:val="24"/>
        </w:rPr>
        <w:t>kejadian</w:t>
      </w:r>
      <w:proofErr w:type="spellEnd"/>
      <w:r w:rsidR="00F7425F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F7425F">
        <w:rPr>
          <w:rStyle w:val="hgkelc"/>
          <w:rFonts w:ascii="Arial" w:hAnsi="Arial" w:cs="Arial"/>
          <w:sz w:val="24"/>
          <w:szCs w:val="24"/>
        </w:rPr>
        <w:t>tersebut</w:t>
      </w:r>
      <w:proofErr w:type="spellEnd"/>
      <w:r w:rsidR="00F7425F">
        <w:rPr>
          <w:rStyle w:val="hgkelc"/>
          <w:rFonts w:ascii="Arial" w:hAnsi="Arial" w:cs="Arial"/>
          <w:sz w:val="24"/>
          <w:szCs w:val="24"/>
        </w:rPr>
        <w:t>.</w:t>
      </w:r>
      <w:r w:rsidR="00D2580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2580C">
        <w:rPr>
          <w:rStyle w:val="hgkelc"/>
          <w:rFonts w:ascii="Arial" w:hAnsi="Arial" w:cs="Arial"/>
          <w:sz w:val="24"/>
          <w:szCs w:val="24"/>
        </w:rPr>
        <w:t>U</w:t>
      </w:r>
      <w:r w:rsidR="002555E1">
        <w:rPr>
          <w:rStyle w:val="hgkelc"/>
          <w:rFonts w:ascii="Arial" w:hAnsi="Arial" w:cs="Arial"/>
          <w:sz w:val="24"/>
          <w:szCs w:val="24"/>
        </w:rPr>
        <w:t>rgensi</w:t>
      </w:r>
      <w:proofErr w:type="spellEnd"/>
      <w:r w:rsidR="00F7425F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CF2DAC">
        <w:rPr>
          <w:rStyle w:val="hgkelc"/>
          <w:rFonts w:ascii="Arial" w:hAnsi="Arial" w:cs="Arial"/>
          <w:sz w:val="24"/>
          <w:szCs w:val="24"/>
        </w:rPr>
        <w:t>akan</w:t>
      </w:r>
      <w:proofErr w:type="spellEnd"/>
      <w:r w:rsidR="00F7425F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2580C">
        <w:rPr>
          <w:rStyle w:val="hgkelc"/>
          <w:rFonts w:ascii="Arial" w:hAnsi="Arial" w:cs="Arial"/>
          <w:sz w:val="24"/>
          <w:szCs w:val="24"/>
        </w:rPr>
        <w:t>pemberantasan</w:t>
      </w:r>
      <w:proofErr w:type="spellEnd"/>
      <w:r w:rsidR="00D2580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2580C">
        <w:rPr>
          <w:rStyle w:val="hgkelc"/>
          <w:rFonts w:ascii="Arial" w:hAnsi="Arial" w:cs="Arial"/>
          <w:sz w:val="24"/>
          <w:szCs w:val="24"/>
        </w:rPr>
        <w:t>hoaks</w:t>
      </w:r>
      <w:proofErr w:type="spellEnd"/>
      <w:r w:rsidR="00D2580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2580C">
        <w:rPr>
          <w:rStyle w:val="hgkelc"/>
          <w:rFonts w:ascii="Arial" w:hAnsi="Arial" w:cs="Arial"/>
          <w:sz w:val="24"/>
          <w:szCs w:val="24"/>
        </w:rPr>
        <w:t>menjadi</w:t>
      </w:r>
      <w:proofErr w:type="spellEnd"/>
      <w:r w:rsidR="00D2580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2580C">
        <w:rPr>
          <w:rStyle w:val="hgkelc"/>
          <w:rFonts w:ascii="Arial" w:hAnsi="Arial" w:cs="Arial"/>
          <w:sz w:val="24"/>
          <w:szCs w:val="24"/>
        </w:rPr>
        <w:t>pemicu</w:t>
      </w:r>
      <w:proofErr w:type="spellEnd"/>
      <w:r w:rsidR="00D2580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2580C">
        <w:rPr>
          <w:rStyle w:val="hgkelc"/>
          <w:rFonts w:ascii="Arial" w:hAnsi="Arial" w:cs="Arial"/>
          <w:sz w:val="24"/>
          <w:szCs w:val="24"/>
        </w:rPr>
        <w:t>penulis</w:t>
      </w:r>
      <w:proofErr w:type="spellEnd"/>
      <w:r w:rsidR="00D2580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2580C">
        <w:rPr>
          <w:rStyle w:val="hgkelc"/>
          <w:rFonts w:ascii="Arial" w:hAnsi="Arial" w:cs="Arial"/>
          <w:sz w:val="24"/>
          <w:szCs w:val="24"/>
        </w:rPr>
        <w:t>dalam</w:t>
      </w:r>
      <w:proofErr w:type="spellEnd"/>
      <w:r w:rsidR="00D2580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2580C">
        <w:rPr>
          <w:rStyle w:val="hgkelc"/>
          <w:rFonts w:ascii="Arial" w:hAnsi="Arial" w:cs="Arial"/>
          <w:sz w:val="24"/>
          <w:szCs w:val="24"/>
        </w:rPr>
        <w:t>mencari</w:t>
      </w:r>
      <w:proofErr w:type="spellEnd"/>
      <w:r w:rsidR="00D2580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2580C">
        <w:rPr>
          <w:rStyle w:val="hgkelc"/>
          <w:rFonts w:ascii="Arial" w:hAnsi="Arial" w:cs="Arial"/>
          <w:sz w:val="24"/>
          <w:szCs w:val="24"/>
        </w:rPr>
        <w:t>solusi</w:t>
      </w:r>
      <w:proofErr w:type="spellEnd"/>
      <w:r w:rsidR="00D2580C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F22A6B">
        <w:rPr>
          <w:rStyle w:val="hgkelc"/>
          <w:rFonts w:ascii="Arial" w:hAnsi="Arial" w:cs="Arial"/>
          <w:sz w:val="24"/>
          <w:szCs w:val="24"/>
        </w:rPr>
        <w:t>dalam</w:t>
      </w:r>
      <w:proofErr w:type="spellEnd"/>
      <w:r w:rsidR="00F22A6B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F22A6B">
        <w:rPr>
          <w:rStyle w:val="hgkelc"/>
          <w:rFonts w:ascii="Arial" w:hAnsi="Arial" w:cs="Arial"/>
          <w:sz w:val="24"/>
          <w:szCs w:val="24"/>
        </w:rPr>
        <w:t>menyelesaikan</w:t>
      </w:r>
      <w:proofErr w:type="spellEnd"/>
      <w:r w:rsidR="00F22A6B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F22A6B">
        <w:rPr>
          <w:rStyle w:val="hgkelc"/>
          <w:rFonts w:ascii="Arial" w:hAnsi="Arial" w:cs="Arial"/>
          <w:sz w:val="24"/>
          <w:szCs w:val="24"/>
        </w:rPr>
        <w:t>masalah</w:t>
      </w:r>
      <w:proofErr w:type="spellEnd"/>
      <w:r w:rsidR="00F22A6B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F22A6B">
        <w:rPr>
          <w:rStyle w:val="hgkelc"/>
          <w:rFonts w:ascii="Arial" w:hAnsi="Arial" w:cs="Arial"/>
          <w:sz w:val="24"/>
          <w:szCs w:val="24"/>
        </w:rPr>
        <w:t>hoaks</w:t>
      </w:r>
      <w:proofErr w:type="spellEnd"/>
      <w:r w:rsidR="00F22A6B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="00F22A6B">
        <w:rPr>
          <w:rStyle w:val="hgkelc"/>
          <w:rFonts w:ascii="Arial" w:hAnsi="Arial" w:cs="Arial"/>
          <w:sz w:val="24"/>
          <w:szCs w:val="24"/>
        </w:rPr>
        <w:t>beredar</w:t>
      </w:r>
      <w:proofErr w:type="spellEnd"/>
      <w:r w:rsidR="00F22A6B">
        <w:rPr>
          <w:rStyle w:val="hgkelc"/>
          <w:rFonts w:ascii="Arial" w:hAnsi="Arial" w:cs="Arial"/>
          <w:sz w:val="24"/>
          <w:szCs w:val="24"/>
        </w:rPr>
        <w:t xml:space="preserve"> di media digital, </w:t>
      </w:r>
      <w:proofErr w:type="spellStart"/>
      <w:r w:rsidR="00F22A6B">
        <w:rPr>
          <w:rStyle w:val="hgkelc"/>
          <w:rFonts w:ascii="Arial" w:hAnsi="Arial" w:cs="Arial"/>
          <w:sz w:val="24"/>
          <w:szCs w:val="24"/>
        </w:rPr>
        <w:t>khususnya</w:t>
      </w:r>
      <w:proofErr w:type="spellEnd"/>
      <w:r w:rsidR="00F22A6B">
        <w:rPr>
          <w:rStyle w:val="hgkelc"/>
          <w:rFonts w:ascii="Arial" w:hAnsi="Arial" w:cs="Arial"/>
          <w:sz w:val="24"/>
          <w:szCs w:val="24"/>
        </w:rPr>
        <w:t xml:space="preserve"> di </w:t>
      </w:r>
      <w:proofErr w:type="spellStart"/>
      <w:r w:rsidR="00F22A6B">
        <w:rPr>
          <w:rStyle w:val="hgkelc"/>
          <w:rFonts w:ascii="Arial" w:hAnsi="Arial" w:cs="Arial"/>
          <w:sz w:val="24"/>
          <w:szCs w:val="24"/>
        </w:rPr>
        <w:t>lingkup</w:t>
      </w:r>
      <w:proofErr w:type="spellEnd"/>
      <w:r w:rsidR="00F22A6B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F22A6B">
        <w:rPr>
          <w:rStyle w:val="hgkelc"/>
          <w:rFonts w:ascii="Arial" w:hAnsi="Arial" w:cs="Arial"/>
          <w:sz w:val="24"/>
          <w:szCs w:val="24"/>
        </w:rPr>
        <w:t>masyarakat</w:t>
      </w:r>
      <w:proofErr w:type="spellEnd"/>
      <w:r w:rsidR="00F22A6B">
        <w:rPr>
          <w:rStyle w:val="hgkelc"/>
          <w:rFonts w:ascii="Arial" w:hAnsi="Arial" w:cs="Arial"/>
          <w:sz w:val="24"/>
          <w:szCs w:val="24"/>
        </w:rPr>
        <w:t xml:space="preserve"> Indonesia. </w:t>
      </w:r>
    </w:p>
    <w:p w14:paraId="18ED0100" w14:textId="0530EC1D" w:rsidR="000E377B" w:rsidRPr="00CF2DAC" w:rsidRDefault="000E377B" w:rsidP="00CF2D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ID"/>
        </w:rPr>
        <w:br w:type="page"/>
      </w:r>
    </w:p>
    <w:p w14:paraId="57A65D5F" w14:textId="7A9BF586" w:rsidR="0044568E" w:rsidRPr="00FA3E10" w:rsidRDefault="0044568E" w:rsidP="002D07AC">
      <w:pPr>
        <w:pStyle w:val="Heading1"/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  <w:lang w:val="en-ID"/>
        </w:rPr>
      </w:pPr>
      <w:bookmarkStart w:id="6" w:name="_Toc110604128"/>
      <w:r w:rsidRPr="00FA3E10">
        <w:rPr>
          <w:rFonts w:ascii="Arial" w:hAnsi="Arial" w:cs="Arial"/>
          <w:color w:val="000000" w:themeColor="text1"/>
          <w:sz w:val="28"/>
          <w:szCs w:val="28"/>
          <w:lang w:val="en-ID"/>
        </w:rPr>
        <w:lastRenderedPageBreak/>
        <w:t>Bab II</w:t>
      </w:r>
      <w:bookmarkEnd w:id="6"/>
    </w:p>
    <w:p w14:paraId="6D7B3E88" w14:textId="54E40FB4" w:rsidR="007D6DFB" w:rsidRDefault="0044568E" w:rsidP="002D07AC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Design Thinking</w:t>
      </w:r>
    </w:p>
    <w:p w14:paraId="608630C5" w14:textId="5275C8D7" w:rsidR="002B16AD" w:rsidRDefault="00D716A5" w:rsidP="001C2A5A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B16AD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2B16AD">
        <w:rPr>
          <w:rFonts w:ascii="Arial" w:hAnsi="Arial" w:cs="Arial"/>
          <w:sz w:val="24"/>
          <w:szCs w:val="24"/>
          <w:lang w:val="en-ID"/>
        </w:rPr>
        <w:t xml:space="preserve"> </w:t>
      </w:r>
      <w:r w:rsidR="002B16AD" w:rsidRPr="002B16AD">
        <w:rPr>
          <w:rFonts w:ascii="Arial" w:hAnsi="Arial" w:cs="Arial"/>
          <w:i/>
          <w:iCs/>
          <w:sz w:val="24"/>
          <w:szCs w:val="24"/>
          <w:lang w:val="en-ID"/>
        </w:rPr>
        <w:t>5 stage of design thinking</w:t>
      </w:r>
      <w:r w:rsidR="002B16AD">
        <w:rPr>
          <w:rFonts w:ascii="Arial" w:hAnsi="Arial" w:cs="Arial"/>
          <w:sz w:val="24"/>
          <w:szCs w:val="24"/>
          <w:lang w:val="en-ID"/>
        </w:rPr>
        <w:t xml:space="preserve"> </w:t>
      </w:r>
      <w:r w:rsidR="001C2A5A">
        <w:rPr>
          <w:rFonts w:ascii="Arial" w:hAnsi="Arial" w:cs="Arial"/>
          <w:sz w:val="24"/>
          <w:szCs w:val="24"/>
          <w:lang w:val="en-ID"/>
        </w:rPr>
        <w:t xml:space="preserve">oleh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Hasso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Plattner</w:t>
      </w:r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45366C">
        <w:rPr>
          <w:rFonts w:ascii="Arial" w:hAnsi="Arial" w:cs="Arial"/>
          <w:sz w:val="24"/>
          <w:szCs w:val="24"/>
          <w:lang w:val="en-ID"/>
        </w:rPr>
        <w:t>p</w:t>
      </w:r>
      <w:r w:rsidR="00FA6243">
        <w:rPr>
          <w:rFonts w:ascii="Arial" w:hAnsi="Arial" w:cs="Arial"/>
          <w:sz w:val="24"/>
          <w:szCs w:val="24"/>
          <w:lang w:val="en-ID"/>
        </w:rPr>
        <w:t>roduk</w:t>
      </w:r>
      <w:proofErr w:type="spellEnd"/>
      <w:r w:rsidR="00FA6243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FA6243">
        <w:rPr>
          <w:rFonts w:ascii="Arial" w:hAnsi="Arial" w:cs="Arial"/>
          <w:sz w:val="24"/>
          <w:szCs w:val="24"/>
          <w:lang w:val="en-ID"/>
        </w:rPr>
        <w:t>dibuat</w:t>
      </w:r>
      <w:proofErr w:type="spellEnd"/>
      <w:r w:rsidR="002B16A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B16AD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2B16A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0448A">
        <w:rPr>
          <w:rFonts w:ascii="Arial" w:hAnsi="Arial" w:cs="Arial"/>
          <w:sz w:val="24"/>
          <w:szCs w:val="24"/>
          <w:lang w:val="en-ID"/>
        </w:rPr>
        <w:t>menjadi</w:t>
      </w:r>
      <w:proofErr w:type="spellEnd"/>
      <w:r w:rsidR="00A0448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B16AD"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 w:rsidR="002B16AD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2B16AD">
        <w:rPr>
          <w:rFonts w:ascii="Arial" w:hAnsi="Arial" w:cs="Arial"/>
          <w:sz w:val="24"/>
          <w:szCs w:val="24"/>
          <w:lang w:val="en-ID"/>
        </w:rPr>
        <w:t>tepat</w:t>
      </w:r>
      <w:proofErr w:type="spellEnd"/>
      <w:r w:rsidR="002B16A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B16AD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2B16A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menghentikan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penyebaran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hoaks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mengurangi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dampak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dihasilkan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penyebaran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hoaks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tersebut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Tentunya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 w:rsidR="00A0448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berorientasi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pada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bidang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keinformatikaan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Berikut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05F68"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 w:rsidR="00605F68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605F68">
        <w:rPr>
          <w:rFonts w:ascii="Arial" w:hAnsi="Arial" w:cs="Arial"/>
          <w:sz w:val="24"/>
          <w:szCs w:val="24"/>
          <w:lang w:val="en-ID"/>
        </w:rPr>
        <w:t>dibuat</w:t>
      </w:r>
      <w:proofErr w:type="spellEnd"/>
      <w:r w:rsidR="00605F6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05F68">
        <w:rPr>
          <w:rFonts w:ascii="Arial" w:hAnsi="Arial" w:cs="Arial"/>
          <w:sz w:val="24"/>
          <w:szCs w:val="24"/>
          <w:lang w:val="en-ID"/>
        </w:rPr>
        <w:t>penulis</w:t>
      </w:r>
      <w:proofErr w:type="spellEnd"/>
      <w:r w:rsidR="00605F6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2A5A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1C2A5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0378A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80378A">
        <w:rPr>
          <w:rFonts w:ascii="Arial" w:hAnsi="Arial" w:cs="Arial"/>
          <w:sz w:val="24"/>
          <w:szCs w:val="24"/>
          <w:lang w:val="en-ID"/>
        </w:rPr>
        <w:t xml:space="preserve"> </w:t>
      </w:r>
      <w:r w:rsidR="001C2A5A" w:rsidRPr="006D7CFE">
        <w:rPr>
          <w:rFonts w:ascii="Arial" w:hAnsi="Arial" w:cs="Arial"/>
          <w:i/>
          <w:iCs/>
          <w:sz w:val="24"/>
          <w:szCs w:val="24"/>
          <w:lang w:val="en-ID"/>
        </w:rPr>
        <w:t>5 stage</w:t>
      </w:r>
      <w:r w:rsidR="001C2A5A" w:rsidRPr="00D77D9C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r w:rsidR="00D77D9C" w:rsidRPr="00D77D9C">
        <w:rPr>
          <w:rFonts w:ascii="Arial" w:hAnsi="Arial" w:cs="Arial"/>
          <w:i/>
          <w:iCs/>
          <w:sz w:val="24"/>
          <w:szCs w:val="24"/>
          <w:lang w:val="en-ID"/>
        </w:rPr>
        <w:t>of</w:t>
      </w:r>
      <w:r w:rsidR="00D77D9C">
        <w:rPr>
          <w:rFonts w:ascii="Arial" w:hAnsi="Arial" w:cs="Arial"/>
          <w:sz w:val="24"/>
          <w:szCs w:val="24"/>
          <w:lang w:val="en-ID"/>
        </w:rPr>
        <w:t xml:space="preserve"> </w:t>
      </w:r>
      <w:r w:rsidR="001C2A5A" w:rsidRPr="001C2A5A">
        <w:rPr>
          <w:rFonts w:ascii="Arial" w:hAnsi="Arial" w:cs="Arial"/>
          <w:i/>
          <w:iCs/>
          <w:sz w:val="24"/>
          <w:szCs w:val="24"/>
          <w:lang w:val="en-ID"/>
        </w:rPr>
        <w:t>design thinking</w:t>
      </w:r>
      <w:r w:rsidR="001C2A5A">
        <w:rPr>
          <w:rFonts w:ascii="Arial" w:hAnsi="Arial" w:cs="Arial"/>
          <w:sz w:val="24"/>
          <w:szCs w:val="24"/>
          <w:lang w:val="en-ID"/>
        </w:rPr>
        <w:t>.</w:t>
      </w:r>
    </w:p>
    <w:p w14:paraId="4DB27B2A" w14:textId="628A05FC" w:rsidR="002B16AD" w:rsidRDefault="002B16AD" w:rsidP="001C2A5A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r w:rsidRPr="001C2A5A">
        <w:rPr>
          <w:rFonts w:ascii="Arial" w:hAnsi="Arial" w:cs="Arial"/>
          <w:sz w:val="24"/>
          <w:szCs w:val="24"/>
          <w:lang w:val="en-ID"/>
        </w:rPr>
        <w:t xml:space="preserve">Empathize </w:t>
      </w:r>
    </w:p>
    <w:p w14:paraId="64457F9F" w14:textId="47AE0BBB" w:rsidR="00B773E2" w:rsidRDefault="004A3281" w:rsidP="003E2C27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proofErr w:type="spellStart"/>
      <w:r w:rsidR="00A61A9E">
        <w:rPr>
          <w:rFonts w:ascii="Arial" w:hAnsi="Arial" w:cs="Arial"/>
          <w:sz w:val="24"/>
          <w:szCs w:val="24"/>
          <w:lang w:val="en-ID"/>
        </w:rPr>
        <w:t>Menkominfo</w:t>
      </w:r>
      <w:proofErr w:type="spellEnd"/>
      <w:r w:rsidR="00A61A9E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61A9E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="00A61A9E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61A9E">
        <w:rPr>
          <w:rFonts w:ascii="Arial" w:hAnsi="Arial" w:cs="Arial"/>
          <w:sz w:val="24"/>
          <w:szCs w:val="24"/>
          <w:lang w:val="en-ID"/>
        </w:rPr>
        <w:t>menemukan</w:t>
      </w:r>
      <w:proofErr w:type="spellEnd"/>
      <w:r w:rsidR="00A61A9E">
        <w:rPr>
          <w:rFonts w:ascii="Arial" w:hAnsi="Arial" w:cs="Arial"/>
          <w:sz w:val="24"/>
          <w:szCs w:val="24"/>
          <w:lang w:val="en-ID"/>
        </w:rPr>
        <w:t xml:space="preserve"> </w:t>
      </w:r>
      <w:r w:rsidR="00044BD2">
        <w:rPr>
          <w:rFonts w:ascii="Arial" w:hAnsi="Arial" w:cs="Arial"/>
          <w:sz w:val="24"/>
          <w:szCs w:val="24"/>
          <w:lang w:val="en-ID"/>
        </w:rPr>
        <w:t xml:space="preserve">9.546 </w:t>
      </w:r>
      <w:proofErr w:type="spellStart"/>
      <w:r w:rsidR="00044BD2">
        <w:rPr>
          <w:rFonts w:ascii="Arial" w:hAnsi="Arial" w:cs="Arial"/>
          <w:sz w:val="24"/>
          <w:szCs w:val="24"/>
          <w:lang w:val="en-ID"/>
        </w:rPr>
        <w:t>hoaks</w:t>
      </w:r>
      <w:proofErr w:type="spellEnd"/>
      <w:r w:rsidR="00044BD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44BD2">
        <w:rPr>
          <w:rFonts w:ascii="Arial" w:hAnsi="Arial" w:cs="Arial"/>
          <w:sz w:val="24"/>
          <w:szCs w:val="24"/>
          <w:lang w:val="en-ID"/>
        </w:rPr>
        <w:t>tersebar</w:t>
      </w:r>
      <w:proofErr w:type="spellEnd"/>
      <w:r w:rsidR="00044BD2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="007B4A35">
        <w:rPr>
          <w:rFonts w:ascii="Arial" w:hAnsi="Arial" w:cs="Arial"/>
          <w:sz w:val="24"/>
          <w:szCs w:val="24"/>
          <w:lang w:val="en-ID"/>
        </w:rPr>
        <w:t>berbagai</w:t>
      </w:r>
      <w:proofErr w:type="spellEnd"/>
      <w:r w:rsidR="007B4A35">
        <w:rPr>
          <w:rFonts w:ascii="Arial" w:hAnsi="Arial" w:cs="Arial"/>
          <w:sz w:val="24"/>
          <w:szCs w:val="24"/>
          <w:lang w:val="en-ID"/>
        </w:rPr>
        <w:t xml:space="preserve"> platform </w:t>
      </w:r>
      <w:proofErr w:type="spellStart"/>
      <w:r w:rsidR="007B4A35">
        <w:rPr>
          <w:rFonts w:ascii="Arial" w:hAnsi="Arial" w:cs="Arial"/>
          <w:sz w:val="24"/>
          <w:szCs w:val="24"/>
          <w:lang w:val="en-ID"/>
        </w:rPr>
        <w:t>sosial</w:t>
      </w:r>
      <w:proofErr w:type="spellEnd"/>
      <w:r w:rsidR="007B4A35">
        <w:rPr>
          <w:rFonts w:ascii="Arial" w:hAnsi="Arial" w:cs="Arial"/>
          <w:sz w:val="24"/>
          <w:szCs w:val="24"/>
          <w:lang w:val="en-ID"/>
        </w:rPr>
        <w:t xml:space="preserve"> media </w:t>
      </w:r>
      <w:r w:rsidR="00D366A0">
        <w:rPr>
          <w:rFonts w:ascii="Arial" w:hAnsi="Arial" w:cs="Arial"/>
          <w:sz w:val="24"/>
          <w:szCs w:val="24"/>
          <w:lang w:val="en-ID"/>
        </w:rPr>
        <w:t xml:space="preserve">di internet </w:t>
      </w:r>
      <w:proofErr w:type="spellStart"/>
      <w:r w:rsidR="005F6CA1">
        <w:rPr>
          <w:rFonts w:ascii="Arial" w:hAnsi="Arial" w:cs="Arial"/>
          <w:sz w:val="24"/>
          <w:szCs w:val="24"/>
          <w:lang w:val="en-ID"/>
        </w:rPr>
        <w:t>terhitung</w:t>
      </w:r>
      <w:proofErr w:type="spellEnd"/>
      <w:r w:rsidR="005F6CA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F6CA1">
        <w:rPr>
          <w:rFonts w:ascii="Arial" w:hAnsi="Arial" w:cs="Arial"/>
          <w:sz w:val="24"/>
          <w:szCs w:val="24"/>
          <w:lang w:val="en-ID"/>
        </w:rPr>
        <w:t>mulai</w:t>
      </w:r>
      <w:proofErr w:type="spellEnd"/>
      <w:r w:rsidR="005F6CA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F6CA1">
        <w:rPr>
          <w:rFonts w:ascii="Arial" w:hAnsi="Arial" w:cs="Arial"/>
          <w:sz w:val="24"/>
          <w:szCs w:val="24"/>
          <w:lang w:val="en-ID"/>
        </w:rPr>
        <w:t>Agustus</w:t>
      </w:r>
      <w:proofErr w:type="spellEnd"/>
      <w:r w:rsidR="005F6CA1">
        <w:rPr>
          <w:rFonts w:ascii="Arial" w:hAnsi="Arial" w:cs="Arial"/>
          <w:sz w:val="24"/>
          <w:szCs w:val="24"/>
          <w:lang w:val="en-ID"/>
        </w:rPr>
        <w:t xml:space="preserve"> 2018 </w:t>
      </w:r>
      <w:proofErr w:type="spellStart"/>
      <w:r w:rsidR="005F6CA1">
        <w:rPr>
          <w:rFonts w:ascii="Arial" w:hAnsi="Arial" w:cs="Arial"/>
          <w:sz w:val="24"/>
          <w:szCs w:val="24"/>
          <w:lang w:val="en-ID"/>
        </w:rPr>
        <w:t>hingga</w:t>
      </w:r>
      <w:proofErr w:type="spellEnd"/>
      <w:r w:rsidR="005F6CA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F6CA1">
        <w:rPr>
          <w:rFonts w:ascii="Arial" w:hAnsi="Arial" w:cs="Arial"/>
          <w:sz w:val="24"/>
          <w:szCs w:val="24"/>
          <w:lang w:val="en-ID"/>
        </w:rPr>
        <w:t>awal</w:t>
      </w:r>
      <w:proofErr w:type="spellEnd"/>
      <w:r w:rsidR="005F6CA1">
        <w:rPr>
          <w:rFonts w:ascii="Arial" w:hAnsi="Arial" w:cs="Arial"/>
          <w:sz w:val="24"/>
          <w:szCs w:val="24"/>
          <w:lang w:val="en-ID"/>
        </w:rPr>
        <w:t xml:space="preserve"> 2022</w:t>
      </w:r>
      <w:r w:rsidR="00D10550">
        <w:rPr>
          <w:rFonts w:ascii="Arial" w:hAnsi="Arial" w:cs="Arial"/>
          <w:sz w:val="24"/>
          <w:szCs w:val="24"/>
          <w:lang w:val="en-ID"/>
        </w:rPr>
        <w:t>.</w:t>
      </w:r>
      <w:r w:rsidR="00376D2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A6471">
        <w:rPr>
          <w:rFonts w:ascii="Arial" w:hAnsi="Arial" w:cs="Arial"/>
          <w:sz w:val="24"/>
          <w:szCs w:val="24"/>
          <w:lang w:val="en-ID"/>
        </w:rPr>
        <w:t>Sedangkan</w:t>
      </w:r>
      <w:proofErr w:type="spellEnd"/>
      <w:r w:rsidR="001A647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A6471">
        <w:rPr>
          <w:rFonts w:ascii="Arial" w:hAnsi="Arial" w:cs="Arial"/>
          <w:sz w:val="24"/>
          <w:szCs w:val="24"/>
          <w:lang w:val="en-ID"/>
        </w:rPr>
        <w:t>Bonafius</w:t>
      </w:r>
      <w:proofErr w:type="spellEnd"/>
      <w:r w:rsidR="001A647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A6471">
        <w:rPr>
          <w:rFonts w:ascii="Arial" w:hAnsi="Arial" w:cs="Arial"/>
          <w:sz w:val="24"/>
          <w:szCs w:val="24"/>
          <w:lang w:val="en-ID"/>
        </w:rPr>
        <w:t>mengatakan</w:t>
      </w:r>
      <w:proofErr w:type="spellEnd"/>
      <w:r w:rsidR="001A6471">
        <w:rPr>
          <w:rFonts w:ascii="Arial" w:hAnsi="Arial" w:cs="Arial"/>
          <w:sz w:val="24"/>
          <w:szCs w:val="24"/>
          <w:lang w:val="en-ID"/>
        </w:rPr>
        <w:t xml:space="preserve"> </w:t>
      </w:r>
      <w:r w:rsidR="001F61F8">
        <w:rPr>
          <w:rFonts w:ascii="Arial" w:hAnsi="Arial" w:cs="Arial"/>
          <w:sz w:val="24"/>
          <w:szCs w:val="24"/>
          <w:lang w:val="en-ID"/>
        </w:rPr>
        <w:t xml:space="preserve">pada masa </w:t>
      </w:r>
      <w:proofErr w:type="spellStart"/>
      <w:r w:rsidR="001F61F8">
        <w:rPr>
          <w:rFonts w:ascii="Arial" w:hAnsi="Arial" w:cs="Arial"/>
          <w:sz w:val="24"/>
          <w:szCs w:val="24"/>
          <w:lang w:val="en-ID"/>
        </w:rPr>
        <w:t>kini</w:t>
      </w:r>
      <w:proofErr w:type="spellEnd"/>
      <w:r w:rsidR="001F61F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F61F8">
        <w:rPr>
          <w:rFonts w:ascii="Arial" w:hAnsi="Arial" w:cs="Arial"/>
          <w:sz w:val="24"/>
          <w:szCs w:val="24"/>
          <w:lang w:val="en-ID"/>
        </w:rPr>
        <w:t>masyarakat</w:t>
      </w:r>
      <w:proofErr w:type="spellEnd"/>
      <w:r w:rsidR="001F61F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F61F8"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 w:rsidR="001F61F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F61F8">
        <w:rPr>
          <w:rFonts w:ascii="Arial" w:hAnsi="Arial" w:cs="Arial"/>
          <w:sz w:val="24"/>
          <w:szCs w:val="24"/>
          <w:lang w:val="en-ID"/>
        </w:rPr>
        <w:t>banyak</w:t>
      </w:r>
      <w:proofErr w:type="spellEnd"/>
      <w:r w:rsidR="001F61F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F61F8">
        <w:rPr>
          <w:rFonts w:ascii="Arial" w:hAnsi="Arial" w:cs="Arial"/>
          <w:sz w:val="24"/>
          <w:szCs w:val="24"/>
          <w:lang w:val="en-ID"/>
        </w:rPr>
        <w:t>menggali</w:t>
      </w:r>
      <w:proofErr w:type="spellEnd"/>
      <w:r w:rsidR="001F61F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F61F8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1F61F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83151">
        <w:rPr>
          <w:rFonts w:ascii="Arial" w:hAnsi="Arial" w:cs="Arial"/>
          <w:sz w:val="24"/>
          <w:szCs w:val="24"/>
          <w:lang w:val="en-ID"/>
        </w:rPr>
        <w:t>ataupun</w:t>
      </w:r>
      <w:proofErr w:type="spellEnd"/>
      <w:r w:rsidR="00A8315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83151">
        <w:rPr>
          <w:rFonts w:ascii="Arial" w:hAnsi="Arial" w:cs="Arial"/>
          <w:sz w:val="24"/>
          <w:szCs w:val="24"/>
          <w:lang w:val="en-ID"/>
        </w:rPr>
        <w:t>informasi-informasi</w:t>
      </w:r>
      <w:proofErr w:type="spellEnd"/>
      <w:r w:rsidR="00A8315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83151">
        <w:rPr>
          <w:rFonts w:ascii="Arial" w:hAnsi="Arial" w:cs="Arial"/>
          <w:sz w:val="24"/>
          <w:szCs w:val="24"/>
          <w:lang w:val="en-ID"/>
        </w:rPr>
        <w:t>lainnya</w:t>
      </w:r>
      <w:proofErr w:type="spellEnd"/>
      <w:r w:rsidR="00A83151">
        <w:rPr>
          <w:rFonts w:ascii="Arial" w:hAnsi="Arial" w:cs="Arial"/>
          <w:sz w:val="24"/>
          <w:szCs w:val="24"/>
          <w:lang w:val="en-ID"/>
        </w:rPr>
        <w:t xml:space="preserve"> di media </w:t>
      </w:r>
      <w:proofErr w:type="spellStart"/>
      <w:r w:rsidR="00A83151">
        <w:rPr>
          <w:rFonts w:ascii="Arial" w:hAnsi="Arial" w:cs="Arial"/>
          <w:sz w:val="24"/>
          <w:szCs w:val="24"/>
          <w:lang w:val="en-ID"/>
        </w:rPr>
        <w:t>sosial</w:t>
      </w:r>
      <w:proofErr w:type="spellEnd"/>
      <w:r w:rsidR="00A8315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19AD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5619A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43537">
        <w:rPr>
          <w:rFonts w:ascii="Arial" w:hAnsi="Arial" w:cs="Arial"/>
          <w:sz w:val="24"/>
          <w:szCs w:val="24"/>
          <w:lang w:val="en-ID"/>
        </w:rPr>
        <w:t>persentase</w:t>
      </w:r>
      <w:proofErr w:type="spellEnd"/>
      <w:r w:rsidR="00F4353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43537">
        <w:rPr>
          <w:rFonts w:ascii="Arial" w:hAnsi="Arial" w:cs="Arial"/>
          <w:sz w:val="24"/>
          <w:szCs w:val="24"/>
          <w:lang w:val="en-ID"/>
        </w:rPr>
        <w:t>sebesar</w:t>
      </w:r>
      <w:proofErr w:type="spellEnd"/>
      <w:r w:rsidR="00F43537">
        <w:rPr>
          <w:rFonts w:ascii="Arial" w:hAnsi="Arial" w:cs="Arial"/>
          <w:sz w:val="24"/>
          <w:szCs w:val="24"/>
          <w:lang w:val="en-ID"/>
        </w:rPr>
        <w:t xml:space="preserve"> 73 </w:t>
      </w:r>
      <w:proofErr w:type="spellStart"/>
      <w:r w:rsidR="00F43537">
        <w:rPr>
          <w:rFonts w:ascii="Arial" w:hAnsi="Arial" w:cs="Arial"/>
          <w:sz w:val="24"/>
          <w:szCs w:val="24"/>
          <w:lang w:val="en-ID"/>
        </w:rPr>
        <w:t>persen</w:t>
      </w:r>
      <w:proofErr w:type="spellEnd"/>
      <w:r w:rsidR="00963D3D">
        <w:rPr>
          <w:rFonts w:ascii="Arial" w:hAnsi="Arial" w:cs="Arial"/>
          <w:sz w:val="24"/>
          <w:szCs w:val="24"/>
          <w:lang w:val="en-ID"/>
        </w:rPr>
        <w:t xml:space="preserve"> </w:t>
      </w:r>
      <w:sdt>
        <w:sdtPr>
          <w:rPr>
            <w:rFonts w:ascii="Arial" w:hAnsi="Arial" w:cs="Arial"/>
            <w:sz w:val="24"/>
            <w:szCs w:val="24"/>
            <w:lang w:val="en-ID"/>
          </w:rPr>
          <w:id w:val="1683316902"/>
          <w:lock w:val="contentLocked"/>
          <w:placeholder>
            <w:docPart w:val="2F03A1C1CEE5024E873211EE0224F931"/>
          </w:placeholder>
          <w:citation/>
        </w:sdtPr>
        <w:sdtEndPr/>
        <w:sdtContent>
          <w:r>
            <w:rPr>
              <w:rFonts w:ascii="Arial" w:hAnsi="Arial" w:cs="Arial"/>
              <w:sz w:val="24"/>
              <w:szCs w:val="24"/>
              <w:lang w:val="en-ID"/>
            </w:rPr>
            <w:fldChar w:fldCharType="begin"/>
          </w:r>
          <w:r>
            <w:rPr>
              <w:rFonts w:ascii="Arial" w:hAnsi="Arial" w:cs="Arial"/>
              <w:sz w:val="24"/>
              <w:szCs w:val="24"/>
              <w:lang w:val="en-US"/>
            </w:rPr>
            <w:instrText xml:space="preserve"> CITATION Fra22 \l 1033 </w:instrText>
          </w:r>
          <w:r>
            <w:rPr>
              <w:rFonts w:ascii="Arial" w:hAnsi="Arial" w:cs="Arial"/>
              <w:sz w:val="24"/>
              <w:szCs w:val="24"/>
              <w:lang w:val="en-ID"/>
            </w:rPr>
            <w:fldChar w:fldCharType="separate"/>
          </w:r>
          <w:r w:rsidR="002554C2">
            <w:rPr>
              <w:rFonts w:ascii="Arial" w:hAnsi="Arial" w:cs="Arial"/>
              <w:noProof/>
              <w:sz w:val="24"/>
              <w:szCs w:val="24"/>
              <w:lang w:val="en-US"/>
            </w:rPr>
            <w:t>(Rosana, 2022)</w:t>
          </w:r>
          <w:r>
            <w:rPr>
              <w:rFonts w:ascii="Arial" w:hAnsi="Arial" w:cs="Arial"/>
              <w:sz w:val="24"/>
              <w:szCs w:val="24"/>
              <w:lang w:val="en-ID"/>
            </w:rPr>
            <w:fldChar w:fldCharType="end"/>
          </w:r>
        </w:sdtContent>
      </w:sdt>
      <w:r w:rsidR="00F43537">
        <w:rPr>
          <w:rFonts w:ascii="Arial" w:hAnsi="Arial" w:cs="Arial"/>
          <w:sz w:val="24"/>
          <w:szCs w:val="24"/>
          <w:lang w:val="en-ID"/>
        </w:rPr>
        <w:t xml:space="preserve">. </w:t>
      </w:r>
      <w:r w:rsidR="00B773E2" w:rsidRPr="003E2C27">
        <w:rPr>
          <w:rFonts w:ascii="Arial" w:hAnsi="Arial" w:cs="Arial"/>
          <w:sz w:val="24"/>
          <w:szCs w:val="24"/>
          <w:lang w:val="en-ID"/>
        </w:rPr>
        <w:t xml:space="preserve">Data </w:t>
      </w:r>
      <w:proofErr w:type="spellStart"/>
      <w:r w:rsidR="00B773E2" w:rsidRPr="003E2C27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B773E2" w:rsidRPr="003E2C2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11F83" w:rsidRPr="003E2C27">
        <w:rPr>
          <w:rFonts w:ascii="Arial" w:hAnsi="Arial" w:cs="Arial"/>
          <w:sz w:val="24"/>
          <w:szCs w:val="24"/>
          <w:lang w:val="en-ID"/>
        </w:rPr>
        <w:t>M</w:t>
      </w:r>
      <w:r w:rsidR="00B773E2" w:rsidRPr="003E2C27">
        <w:rPr>
          <w:rFonts w:ascii="Arial" w:hAnsi="Arial" w:cs="Arial"/>
          <w:sz w:val="24"/>
          <w:szCs w:val="24"/>
          <w:lang w:val="en-ID"/>
        </w:rPr>
        <w:t>enkominfo</w:t>
      </w:r>
      <w:proofErr w:type="spellEnd"/>
      <w:r w:rsidR="00B773E2" w:rsidRPr="003E2C27">
        <w:rPr>
          <w:rFonts w:ascii="Arial" w:hAnsi="Arial" w:cs="Arial"/>
          <w:sz w:val="24"/>
          <w:szCs w:val="24"/>
          <w:lang w:val="en-ID"/>
        </w:rPr>
        <w:t xml:space="preserve"> </w:t>
      </w:r>
      <w:r w:rsidR="00D40D5E">
        <w:rPr>
          <w:rFonts w:ascii="Arial" w:hAnsi="Arial" w:cs="Arial"/>
          <w:sz w:val="24"/>
          <w:szCs w:val="24"/>
          <w:lang w:val="en-ID"/>
        </w:rPr>
        <w:t xml:space="preserve">juga </w:t>
      </w:r>
      <w:proofErr w:type="spellStart"/>
      <w:r w:rsidR="00B773E2" w:rsidRPr="003E2C27">
        <w:rPr>
          <w:rFonts w:ascii="Arial" w:hAnsi="Arial" w:cs="Arial"/>
          <w:sz w:val="24"/>
          <w:szCs w:val="24"/>
          <w:lang w:val="en-ID"/>
        </w:rPr>
        <w:t>menyatakan</w:t>
      </w:r>
      <w:proofErr w:type="spellEnd"/>
      <w:r w:rsidR="00B773E2" w:rsidRPr="003E2C2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773E2" w:rsidRPr="003E2C27">
        <w:rPr>
          <w:rFonts w:ascii="Arial" w:hAnsi="Arial" w:cs="Arial"/>
          <w:sz w:val="24"/>
          <w:szCs w:val="24"/>
          <w:lang w:val="en-ID"/>
        </w:rPr>
        <w:t>terdapat</w:t>
      </w:r>
      <w:proofErr w:type="spellEnd"/>
      <w:r w:rsidR="00B773E2" w:rsidRPr="003E2C2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773E2" w:rsidRPr="003E2C27"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 w:rsidR="00B773E2" w:rsidRPr="003E2C2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773E2" w:rsidRPr="003E2C27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B773E2" w:rsidRPr="003E2C27">
        <w:rPr>
          <w:rFonts w:ascii="Arial" w:hAnsi="Arial" w:cs="Arial"/>
          <w:sz w:val="24"/>
          <w:szCs w:val="24"/>
          <w:lang w:val="en-ID"/>
        </w:rPr>
        <w:t xml:space="preserve"> 800.000 situs di Indonesia yang </w:t>
      </w:r>
      <w:proofErr w:type="spellStart"/>
      <w:r w:rsidR="00B773E2" w:rsidRPr="003E2C27">
        <w:rPr>
          <w:rFonts w:ascii="Arial" w:hAnsi="Arial" w:cs="Arial"/>
          <w:sz w:val="24"/>
          <w:szCs w:val="24"/>
          <w:lang w:val="en-ID"/>
        </w:rPr>
        <w:t>menyebarkan</w:t>
      </w:r>
      <w:proofErr w:type="spellEnd"/>
      <w:r w:rsidR="00B773E2" w:rsidRPr="003E2C2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773E2" w:rsidRPr="003E2C27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B773E2" w:rsidRPr="003E2C27">
        <w:rPr>
          <w:rFonts w:ascii="Arial" w:hAnsi="Arial" w:cs="Arial"/>
          <w:sz w:val="24"/>
          <w:szCs w:val="24"/>
          <w:lang w:val="en-ID"/>
        </w:rPr>
        <w:t xml:space="preserve"> </w:t>
      </w:r>
      <w:r w:rsidR="00B773E2" w:rsidRPr="003E2C27">
        <w:rPr>
          <w:rFonts w:ascii="Arial" w:hAnsi="Arial" w:cs="Arial"/>
          <w:i/>
          <w:sz w:val="24"/>
          <w:szCs w:val="24"/>
          <w:lang w:val="en-ID"/>
        </w:rPr>
        <w:t>hoax</w:t>
      </w:r>
      <w:r w:rsidR="00300AF3" w:rsidRPr="003E2C27">
        <w:rPr>
          <w:rFonts w:ascii="Arial" w:hAnsi="Arial" w:cs="Arial"/>
          <w:i/>
          <w:sz w:val="24"/>
          <w:szCs w:val="24"/>
          <w:lang w:val="en-ID"/>
        </w:rPr>
        <w:t xml:space="preserve"> </w:t>
      </w:r>
      <w:sdt>
        <w:sdtPr>
          <w:rPr>
            <w:rFonts w:ascii="Arial" w:hAnsi="Arial" w:cs="Arial"/>
            <w:i/>
            <w:sz w:val="24"/>
            <w:szCs w:val="24"/>
            <w:lang w:val="en-ID"/>
          </w:rPr>
          <w:id w:val="-944078131"/>
          <w:lock w:val="contentLocked"/>
          <w:placeholder>
            <w:docPart w:val="2F03A1C1CEE5024E873211EE0224F931"/>
          </w:placeholder>
          <w:citation/>
        </w:sdtPr>
        <w:sdtEndPr/>
        <w:sdtContent>
          <w:r w:rsidR="007F37D8">
            <w:rPr>
              <w:rFonts w:ascii="Arial" w:hAnsi="Arial" w:cs="Arial"/>
              <w:i/>
              <w:sz w:val="24"/>
              <w:szCs w:val="24"/>
              <w:lang w:val="en-ID"/>
            </w:rPr>
            <w:fldChar w:fldCharType="begin"/>
          </w:r>
          <w:r w:rsidR="007F37D8">
            <w:rPr>
              <w:rFonts w:ascii="Arial" w:hAnsi="Arial" w:cs="Arial"/>
              <w:sz w:val="24"/>
              <w:szCs w:val="24"/>
              <w:lang w:val="en-US"/>
            </w:rPr>
            <w:instrText xml:space="preserve"> CITATION Ari19 \l 1033 </w:instrText>
          </w:r>
          <w:r w:rsidR="007F37D8">
            <w:rPr>
              <w:rFonts w:ascii="Arial" w:hAnsi="Arial" w:cs="Arial"/>
              <w:i/>
              <w:sz w:val="24"/>
              <w:szCs w:val="24"/>
              <w:lang w:val="en-ID"/>
            </w:rPr>
            <w:fldChar w:fldCharType="separate"/>
          </w:r>
          <w:r w:rsidR="002554C2">
            <w:rPr>
              <w:rFonts w:ascii="Arial" w:hAnsi="Arial" w:cs="Arial"/>
              <w:noProof/>
              <w:sz w:val="24"/>
              <w:szCs w:val="24"/>
              <w:lang w:val="en-US"/>
            </w:rPr>
            <w:t>(Arita &amp; Alif Finandhita, 2019)</w:t>
          </w:r>
          <w:r w:rsidR="007F37D8">
            <w:rPr>
              <w:rFonts w:ascii="Arial" w:hAnsi="Arial" w:cs="Arial"/>
              <w:i/>
              <w:sz w:val="24"/>
              <w:szCs w:val="24"/>
              <w:lang w:val="en-ID"/>
            </w:rPr>
            <w:fldChar w:fldCharType="end"/>
          </w:r>
        </w:sdtContent>
      </w:sdt>
      <w:r w:rsidR="00611570">
        <w:rPr>
          <w:rFonts w:ascii="Arial" w:hAnsi="Arial" w:cs="Arial"/>
          <w:iCs/>
          <w:sz w:val="24"/>
          <w:szCs w:val="24"/>
          <w:lang w:val="en-ID"/>
        </w:rPr>
        <w:t>.</w:t>
      </w:r>
    </w:p>
    <w:p w14:paraId="22AE599B" w14:textId="31212246" w:rsidR="007E09D7" w:rsidRDefault="00AC3AF7" w:rsidP="00B0675D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Berdasarkan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survei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dilakukan</w:t>
      </w:r>
      <w:proofErr w:type="spellEnd"/>
      <w:r w:rsidR="00164E17">
        <w:rPr>
          <w:rFonts w:ascii="Arial" w:hAnsi="Arial" w:cs="Arial"/>
          <w:sz w:val="24"/>
          <w:szCs w:val="24"/>
          <w:lang w:val="en-ID"/>
        </w:rPr>
        <w:t>,</w:t>
      </w:r>
      <w:r w:rsidR="00A3786A">
        <w:rPr>
          <w:rFonts w:ascii="Arial" w:hAnsi="Arial" w:cs="Arial"/>
          <w:sz w:val="24"/>
          <w:szCs w:val="24"/>
          <w:lang w:val="en-ID"/>
        </w:rPr>
        <w:t xml:space="preserve"> 91</w:t>
      </w:r>
      <w:r w:rsidR="00D072E0">
        <w:rPr>
          <w:rFonts w:ascii="Arial" w:hAnsi="Arial" w:cs="Arial"/>
          <w:sz w:val="24"/>
          <w:szCs w:val="24"/>
          <w:lang w:val="en-ID"/>
        </w:rPr>
        <w:t>,</w:t>
      </w:r>
      <w:r w:rsidR="00A3786A">
        <w:rPr>
          <w:rFonts w:ascii="Arial" w:hAnsi="Arial" w:cs="Arial"/>
          <w:sz w:val="24"/>
          <w:szCs w:val="24"/>
          <w:lang w:val="en-ID"/>
        </w:rPr>
        <w:t xml:space="preserve">8% </w:t>
      </w:r>
      <w:proofErr w:type="spellStart"/>
      <w:r w:rsidR="00A3786A" w:rsidRPr="00B0675D">
        <w:rPr>
          <w:rFonts w:ascii="Arial" w:hAnsi="Arial" w:cs="Arial"/>
          <w:sz w:val="24"/>
          <w:szCs w:val="24"/>
          <w:lang w:val="en-ID"/>
        </w:rPr>
        <w:t>responden</w:t>
      </w:r>
      <w:proofErr w:type="spellEnd"/>
      <w:r w:rsidR="00A3786A" w:rsidRPr="00B0675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3786A" w:rsidRPr="00B0675D">
        <w:rPr>
          <w:rFonts w:ascii="Arial" w:hAnsi="Arial" w:cs="Arial"/>
          <w:sz w:val="24"/>
          <w:szCs w:val="24"/>
          <w:lang w:val="en-ID"/>
        </w:rPr>
        <w:t>publik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mengatakan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bahwa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tentang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sosio-politik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A3786A">
        <w:rPr>
          <w:rFonts w:ascii="Arial" w:hAnsi="Arial" w:cs="Arial"/>
          <w:sz w:val="24"/>
          <w:szCs w:val="24"/>
          <w:lang w:val="en-ID"/>
        </w:rPr>
        <w:t>terkait</w:t>
      </w:r>
      <w:proofErr w:type="spellEnd"/>
      <w:r w:rsidR="00A378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pemerintah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pemilu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diterima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sebagian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besar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r w:rsidR="00D072E0" w:rsidRPr="00D072E0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D072E0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92,4%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r w:rsidR="00D072E0" w:rsidRPr="00D072E0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tersebut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tersebar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sosial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media. </w:t>
      </w:r>
      <w:proofErr w:type="spellStart"/>
      <w:r w:rsidR="00B0675D">
        <w:rPr>
          <w:rFonts w:ascii="Arial" w:hAnsi="Arial" w:cs="Arial"/>
          <w:sz w:val="24"/>
          <w:szCs w:val="24"/>
          <w:lang w:val="en-ID"/>
        </w:rPr>
        <w:t>D</w:t>
      </w:r>
      <w:r w:rsidR="00D072E0">
        <w:rPr>
          <w:rFonts w:ascii="Arial" w:hAnsi="Arial" w:cs="Arial"/>
          <w:sz w:val="24"/>
          <w:szCs w:val="24"/>
          <w:lang w:val="en-ID"/>
        </w:rPr>
        <w:t>engan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surve</w:t>
      </w:r>
      <w:r w:rsidR="00566531">
        <w:rPr>
          <w:rFonts w:ascii="Arial" w:hAnsi="Arial" w:cs="Arial"/>
          <w:sz w:val="24"/>
          <w:szCs w:val="24"/>
          <w:lang w:val="en-ID"/>
        </w:rPr>
        <w:t>i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dilakukan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>
        <w:rPr>
          <w:rFonts w:ascii="Arial" w:hAnsi="Arial" w:cs="Arial"/>
          <w:sz w:val="24"/>
          <w:szCs w:val="24"/>
          <w:lang w:val="en-ID"/>
        </w:rPr>
        <w:t>responden</w:t>
      </w:r>
      <w:proofErr w:type="spellEnd"/>
      <w:r w:rsidR="00D072E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072E0" w:rsidRPr="00B0675D">
        <w:rPr>
          <w:rFonts w:ascii="Arial" w:hAnsi="Arial" w:cs="Arial"/>
          <w:sz w:val="24"/>
          <w:szCs w:val="24"/>
          <w:lang w:val="en-ID"/>
        </w:rPr>
        <w:t>meng</w:t>
      </w:r>
      <w:r w:rsidR="00566531" w:rsidRPr="00B0675D">
        <w:rPr>
          <w:rFonts w:ascii="Arial" w:hAnsi="Arial" w:cs="Arial"/>
          <w:sz w:val="24"/>
          <w:szCs w:val="24"/>
          <w:lang w:val="en-ID"/>
        </w:rPr>
        <w:t>onfirmasi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bahwa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mereka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sering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menerima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r w:rsidR="00566531" w:rsidRPr="00566531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berupa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pesan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singkat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 Line, </w:t>
      </w:r>
      <w:proofErr w:type="spellStart"/>
      <w:r w:rsidR="00566531">
        <w:rPr>
          <w:rFonts w:ascii="Arial" w:hAnsi="Arial" w:cs="Arial"/>
          <w:sz w:val="24"/>
          <w:szCs w:val="24"/>
          <w:lang w:val="en-ID"/>
        </w:rPr>
        <w:t>Whatsapp</w:t>
      </w:r>
      <w:proofErr w:type="spellEnd"/>
      <w:r w:rsidR="00566531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E23A8D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="00E23A8D">
        <w:rPr>
          <w:rFonts w:ascii="Arial" w:hAnsi="Arial" w:cs="Arial"/>
          <w:sz w:val="24"/>
          <w:szCs w:val="24"/>
          <w:lang w:val="en-ID"/>
        </w:rPr>
        <w:t xml:space="preserve"> Telegram </w:t>
      </w:r>
      <w:proofErr w:type="spellStart"/>
      <w:r w:rsidR="00E23A8D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E23A8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23A8D">
        <w:rPr>
          <w:rFonts w:ascii="Arial" w:hAnsi="Arial" w:cs="Arial"/>
          <w:sz w:val="24"/>
          <w:szCs w:val="24"/>
          <w:lang w:val="en-ID"/>
        </w:rPr>
        <w:t>persentase</w:t>
      </w:r>
      <w:proofErr w:type="spellEnd"/>
      <w:r w:rsidR="00E23A8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23A8D">
        <w:rPr>
          <w:rFonts w:ascii="Arial" w:hAnsi="Arial" w:cs="Arial"/>
          <w:sz w:val="24"/>
          <w:szCs w:val="24"/>
          <w:lang w:val="en-ID"/>
        </w:rPr>
        <w:t>sebesar</w:t>
      </w:r>
      <w:proofErr w:type="spellEnd"/>
      <w:r w:rsidR="00E23A8D">
        <w:rPr>
          <w:rFonts w:ascii="Arial" w:hAnsi="Arial" w:cs="Arial"/>
          <w:sz w:val="24"/>
          <w:szCs w:val="24"/>
          <w:lang w:val="en-ID"/>
        </w:rPr>
        <w:t xml:space="preserve"> 62,8%. </w:t>
      </w:r>
      <w:r w:rsidR="000210FF">
        <w:rPr>
          <w:rFonts w:ascii="Arial" w:hAnsi="Arial" w:cs="Arial"/>
          <w:sz w:val="24"/>
          <w:szCs w:val="24"/>
          <w:lang w:val="en-ID"/>
        </w:rPr>
        <w:t xml:space="preserve">Sebagian </w:t>
      </w:r>
      <w:proofErr w:type="spellStart"/>
      <w:r w:rsidR="000210FF">
        <w:rPr>
          <w:rFonts w:ascii="Arial" w:hAnsi="Arial" w:cs="Arial"/>
          <w:sz w:val="24"/>
          <w:szCs w:val="24"/>
          <w:lang w:val="en-ID"/>
        </w:rPr>
        <w:t>besar</w:t>
      </w:r>
      <w:proofErr w:type="spellEnd"/>
      <w:r w:rsidR="000210F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210FF">
        <w:rPr>
          <w:rFonts w:ascii="Arial" w:hAnsi="Arial" w:cs="Arial"/>
          <w:sz w:val="24"/>
          <w:szCs w:val="24"/>
          <w:lang w:val="en-ID"/>
        </w:rPr>
        <w:t>responden</w:t>
      </w:r>
      <w:proofErr w:type="spellEnd"/>
      <w:r w:rsidR="000210F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210FF">
        <w:rPr>
          <w:rFonts w:ascii="Arial" w:hAnsi="Arial" w:cs="Arial"/>
          <w:sz w:val="24"/>
          <w:szCs w:val="24"/>
          <w:lang w:val="en-ID"/>
        </w:rPr>
        <w:t>tersebut</w:t>
      </w:r>
      <w:proofErr w:type="spellEnd"/>
      <w:r w:rsidR="000210FF">
        <w:rPr>
          <w:rFonts w:ascii="Arial" w:hAnsi="Arial" w:cs="Arial"/>
          <w:sz w:val="24"/>
          <w:szCs w:val="24"/>
          <w:lang w:val="en-ID"/>
        </w:rPr>
        <w:t xml:space="preserve"> juga </w:t>
      </w:r>
      <w:proofErr w:type="spellStart"/>
      <w:r w:rsidR="000210FF">
        <w:rPr>
          <w:rFonts w:ascii="Arial" w:hAnsi="Arial" w:cs="Arial"/>
          <w:sz w:val="24"/>
          <w:szCs w:val="24"/>
          <w:lang w:val="en-ID"/>
        </w:rPr>
        <w:t>merasa</w:t>
      </w:r>
      <w:proofErr w:type="spellEnd"/>
      <w:r w:rsidR="000210F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210FF">
        <w:rPr>
          <w:rFonts w:ascii="Arial" w:hAnsi="Arial" w:cs="Arial"/>
          <w:sz w:val="24"/>
          <w:szCs w:val="24"/>
          <w:lang w:val="en-ID"/>
        </w:rPr>
        <w:t>bahwa</w:t>
      </w:r>
      <w:proofErr w:type="spellEnd"/>
      <w:r w:rsidR="000210F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210FF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0210FF">
        <w:rPr>
          <w:rFonts w:ascii="Arial" w:hAnsi="Arial" w:cs="Arial"/>
          <w:sz w:val="24"/>
          <w:szCs w:val="24"/>
          <w:lang w:val="en-ID"/>
        </w:rPr>
        <w:t xml:space="preserve"> </w:t>
      </w:r>
      <w:r w:rsidR="000210FF" w:rsidRPr="000210FF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0210FF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0210FF">
        <w:rPr>
          <w:rFonts w:ascii="Arial" w:hAnsi="Arial" w:cs="Arial"/>
          <w:sz w:val="24"/>
          <w:szCs w:val="24"/>
          <w:lang w:val="en-ID"/>
        </w:rPr>
        <w:t>tersebar</w:t>
      </w:r>
      <w:proofErr w:type="spellEnd"/>
      <w:r w:rsidR="000210F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210FF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0210F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210FF" w:rsidRPr="00B0675D">
        <w:rPr>
          <w:rFonts w:ascii="Arial" w:hAnsi="Arial" w:cs="Arial"/>
          <w:sz w:val="24"/>
          <w:szCs w:val="24"/>
          <w:lang w:val="en-ID"/>
        </w:rPr>
        <w:t>menghambat</w:t>
      </w:r>
      <w:proofErr w:type="spellEnd"/>
      <w:r w:rsidR="000210FF" w:rsidRPr="00B0675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210FF" w:rsidRPr="00B0675D">
        <w:rPr>
          <w:rFonts w:ascii="Arial" w:hAnsi="Arial" w:cs="Arial"/>
          <w:sz w:val="24"/>
          <w:szCs w:val="24"/>
          <w:lang w:val="en-ID"/>
        </w:rPr>
        <w:t>pengembangan</w:t>
      </w:r>
      <w:proofErr w:type="spellEnd"/>
      <w:r w:rsidR="000210FF" w:rsidRPr="00B0675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210FF" w:rsidRPr="00B0675D">
        <w:rPr>
          <w:rFonts w:ascii="Arial" w:hAnsi="Arial" w:cs="Arial"/>
          <w:sz w:val="24"/>
          <w:szCs w:val="24"/>
          <w:lang w:val="en-ID"/>
        </w:rPr>
        <w:t>diri</w:t>
      </w:r>
      <w:proofErr w:type="spellEnd"/>
      <w:r w:rsidR="00411358">
        <w:rPr>
          <w:rFonts w:ascii="Arial" w:hAnsi="Arial" w:cs="Arial"/>
          <w:sz w:val="24"/>
          <w:szCs w:val="24"/>
          <w:lang w:val="en-ID"/>
        </w:rPr>
        <w:t xml:space="preserve"> </w:t>
      </w:r>
      <w:sdt>
        <w:sdtPr>
          <w:rPr>
            <w:rFonts w:ascii="Arial" w:hAnsi="Arial" w:cs="Arial"/>
            <w:sz w:val="24"/>
            <w:szCs w:val="24"/>
            <w:lang w:val="en-ID"/>
          </w:rPr>
          <w:id w:val="-140498219"/>
          <w:citation/>
        </w:sdtPr>
        <w:sdtEndPr/>
        <w:sdtContent>
          <w:r w:rsidR="00611570">
            <w:rPr>
              <w:rFonts w:ascii="Arial" w:hAnsi="Arial" w:cs="Arial"/>
              <w:sz w:val="24"/>
              <w:szCs w:val="24"/>
              <w:lang w:val="en-ID"/>
            </w:rPr>
            <w:fldChar w:fldCharType="begin"/>
          </w:r>
          <w:r w:rsidR="00611570">
            <w:rPr>
              <w:rFonts w:ascii="Arial" w:hAnsi="Arial" w:cs="Arial"/>
              <w:sz w:val="24"/>
              <w:szCs w:val="24"/>
              <w:lang w:val="en-US"/>
            </w:rPr>
            <w:instrText xml:space="preserve"> CITATION Ari19 \l 1033 </w:instrText>
          </w:r>
          <w:r w:rsidR="00611570">
            <w:rPr>
              <w:rFonts w:ascii="Arial" w:hAnsi="Arial" w:cs="Arial"/>
              <w:sz w:val="24"/>
              <w:szCs w:val="24"/>
              <w:lang w:val="en-ID"/>
            </w:rPr>
            <w:fldChar w:fldCharType="separate"/>
          </w:r>
          <w:r w:rsidR="002554C2">
            <w:rPr>
              <w:rFonts w:ascii="Arial" w:hAnsi="Arial" w:cs="Arial"/>
              <w:noProof/>
              <w:sz w:val="24"/>
              <w:szCs w:val="24"/>
              <w:lang w:val="en-US"/>
            </w:rPr>
            <w:t>(Arita &amp; Alif Finandhita, 2019)</w:t>
          </w:r>
          <w:r w:rsidR="00611570">
            <w:rPr>
              <w:rFonts w:ascii="Arial" w:hAnsi="Arial" w:cs="Arial"/>
              <w:sz w:val="24"/>
              <w:szCs w:val="24"/>
              <w:lang w:val="en-ID"/>
            </w:rPr>
            <w:fldChar w:fldCharType="end"/>
          </w:r>
        </w:sdtContent>
      </w:sdt>
      <w:r w:rsidR="000210FF">
        <w:rPr>
          <w:rFonts w:ascii="Arial" w:hAnsi="Arial" w:cs="Arial"/>
          <w:sz w:val="24"/>
          <w:szCs w:val="24"/>
          <w:lang w:val="en-ID"/>
        </w:rPr>
        <w:t>.</w:t>
      </w:r>
    </w:p>
    <w:p w14:paraId="4B431FE2" w14:textId="48FE02E8" w:rsidR="00FA2E96" w:rsidRPr="002311C8" w:rsidRDefault="00B348A2" w:rsidP="00B0675D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B348A2">
        <w:rPr>
          <w:rFonts w:ascii="Arial" w:hAnsi="Arial" w:cs="Arial"/>
          <w:sz w:val="24"/>
          <w:szCs w:val="24"/>
          <w:lang w:val="en-ID"/>
        </w:rPr>
        <w:t>D</w:t>
      </w:r>
      <w:r w:rsidR="00C667E3">
        <w:rPr>
          <w:rFonts w:ascii="Arial" w:hAnsi="Arial" w:cs="Arial"/>
          <w:sz w:val="24"/>
          <w:szCs w:val="24"/>
          <w:lang w:val="en-ID"/>
        </w:rPr>
        <w:t>apat</w:t>
      </w:r>
      <w:proofErr w:type="spellEnd"/>
      <w:r w:rsidR="00C667E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667E3">
        <w:rPr>
          <w:rFonts w:ascii="Arial" w:hAnsi="Arial" w:cs="Arial"/>
          <w:sz w:val="24"/>
          <w:szCs w:val="24"/>
          <w:lang w:val="en-ID"/>
        </w:rPr>
        <w:t>disimpulkan</w:t>
      </w:r>
      <w:proofErr w:type="spellEnd"/>
      <w:r w:rsidR="006C5820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85151D">
        <w:rPr>
          <w:rFonts w:ascii="Arial" w:hAnsi="Arial" w:cs="Arial"/>
          <w:sz w:val="24"/>
          <w:szCs w:val="24"/>
          <w:lang w:val="en-ID"/>
        </w:rPr>
        <w:t>masyarakat</w:t>
      </w:r>
      <w:proofErr w:type="spellEnd"/>
      <w:r w:rsidR="0085151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5151D"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 w:rsidR="0085151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5151D">
        <w:rPr>
          <w:rFonts w:ascii="Arial" w:hAnsi="Arial" w:cs="Arial"/>
          <w:sz w:val="24"/>
          <w:szCs w:val="24"/>
          <w:lang w:val="en-ID"/>
        </w:rPr>
        <w:t>sering</w:t>
      </w:r>
      <w:proofErr w:type="spellEnd"/>
      <w:r w:rsidR="0085151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5151D">
        <w:rPr>
          <w:rFonts w:ascii="Arial" w:hAnsi="Arial" w:cs="Arial"/>
          <w:sz w:val="24"/>
          <w:szCs w:val="24"/>
          <w:lang w:val="en-ID"/>
        </w:rPr>
        <w:t>membaca</w:t>
      </w:r>
      <w:proofErr w:type="spellEnd"/>
      <w:r w:rsidR="0085151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5151D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85151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5151D">
        <w:rPr>
          <w:rFonts w:ascii="Arial" w:hAnsi="Arial" w:cs="Arial"/>
          <w:sz w:val="24"/>
          <w:szCs w:val="24"/>
          <w:lang w:val="en-ID"/>
        </w:rPr>
        <w:t>lewat</w:t>
      </w:r>
      <w:proofErr w:type="spellEnd"/>
      <w:r w:rsidR="0085151D">
        <w:rPr>
          <w:rFonts w:ascii="Arial" w:hAnsi="Arial" w:cs="Arial"/>
          <w:sz w:val="24"/>
          <w:szCs w:val="24"/>
          <w:lang w:val="en-ID"/>
        </w:rPr>
        <w:t xml:space="preserve"> platform</w:t>
      </w:r>
      <w:r w:rsidR="00B66DFE">
        <w:rPr>
          <w:rFonts w:ascii="Arial" w:hAnsi="Arial" w:cs="Arial"/>
          <w:sz w:val="24"/>
          <w:szCs w:val="24"/>
          <w:lang w:val="en-ID"/>
        </w:rPr>
        <w:t xml:space="preserve"> media </w:t>
      </w:r>
      <w:proofErr w:type="spellStart"/>
      <w:r w:rsidR="00B66DFE">
        <w:rPr>
          <w:rFonts w:ascii="Arial" w:hAnsi="Arial" w:cs="Arial"/>
          <w:sz w:val="24"/>
          <w:szCs w:val="24"/>
          <w:lang w:val="en-ID"/>
        </w:rPr>
        <w:t>sosial</w:t>
      </w:r>
      <w:proofErr w:type="spellEnd"/>
      <w:r w:rsidR="00B66DFE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66DFE">
        <w:rPr>
          <w:rFonts w:ascii="Arial" w:hAnsi="Arial" w:cs="Arial"/>
          <w:sz w:val="24"/>
          <w:szCs w:val="24"/>
          <w:lang w:val="en-ID"/>
        </w:rPr>
        <w:t>contohnya</w:t>
      </w:r>
      <w:proofErr w:type="spellEnd"/>
      <w:r w:rsidR="00B66DFE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66DFE">
        <w:rPr>
          <w:rFonts w:ascii="Arial" w:hAnsi="Arial" w:cs="Arial"/>
          <w:sz w:val="24"/>
          <w:szCs w:val="24"/>
          <w:lang w:val="en-ID"/>
        </w:rPr>
        <w:t>seperti</w:t>
      </w:r>
      <w:proofErr w:type="spellEnd"/>
      <w:r w:rsidR="00B66DFE">
        <w:rPr>
          <w:rFonts w:ascii="Arial" w:hAnsi="Arial" w:cs="Arial"/>
          <w:sz w:val="24"/>
          <w:szCs w:val="24"/>
          <w:lang w:val="en-ID"/>
        </w:rPr>
        <w:t xml:space="preserve"> LINE, </w:t>
      </w:r>
      <w:proofErr w:type="spellStart"/>
      <w:r w:rsidR="00B66DFE">
        <w:rPr>
          <w:rFonts w:ascii="Arial" w:hAnsi="Arial" w:cs="Arial"/>
          <w:sz w:val="24"/>
          <w:szCs w:val="24"/>
          <w:lang w:val="en-ID"/>
        </w:rPr>
        <w:t>Whatsapp</w:t>
      </w:r>
      <w:proofErr w:type="spellEnd"/>
      <w:r w:rsidR="00B66DFE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A93F95">
        <w:rPr>
          <w:rFonts w:ascii="Arial" w:hAnsi="Arial" w:cs="Arial"/>
          <w:sz w:val="24"/>
          <w:szCs w:val="24"/>
          <w:lang w:val="en-ID"/>
        </w:rPr>
        <w:t>aplikasi-aplikasi</w:t>
      </w:r>
      <w:proofErr w:type="spellEnd"/>
      <w:r w:rsidR="00A93F9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93F95">
        <w:rPr>
          <w:rFonts w:ascii="Arial" w:hAnsi="Arial" w:cs="Arial"/>
          <w:sz w:val="24"/>
          <w:szCs w:val="24"/>
          <w:lang w:val="en-ID"/>
        </w:rPr>
        <w:t>lainnya</w:t>
      </w:r>
      <w:proofErr w:type="spellEnd"/>
      <w:r w:rsidR="00A93F9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66DFE">
        <w:rPr>
          <w:rFonts w:ascii="Arial" w:hAnsi="Arial" w:cs="Arial"/>
          <w:sz w:val="24"/>
          <w:szCs w:val="24"/>
          <w:lang w:val="en-ID"/>
        </w:rPr>
        <w:t>ataupun</w:t>
      </w:r>
      <w:proofErr w:type="spellEnd"/>
      <w:r w:rsidR="00B66DFE">
        <w:rPr>
          <w:rFonts w:ascii="Arial" w:hAnsi="Arial" w:cs="Arial"/>
          <w:sz w:val="24"/>
          <w:szCs w:val="24"/>
          <w:lang w:val="en-ID"/>
        </w:rPr>
        <w:t xml:space="preserve"> situs-situs </w:t>
      </w:r>
      <w:proofErr w:type="spellStart"/>
      <w:r w:rsidR="00B66DFE">
        <w:rPr>
          <w:rFonts w:ascii="Arial" w:hAnsi="Arial" w:cs="Arial"/>
          <w:sz w:val="24"/>
          <w:szCs w:val="24"/>
          <w:lang w:val="en-ID"/>
        </w:rPr>
        <w:t>tertentu</w:t>
      </w:r>
      <w:proofErr w:type="spellEnd"/>
      <w:r w:rsidR="00B66DFE">
        <w:rPr>
          <w:rFonts w:ascii="Arial" w:hAnsi="Arial" w:cs="Arial"/>
          <w:sz w:val="24"/>
          <w:szCs w:val="24"/>
          <w:lang w:val="en-ID"/>
        </w:rPr>
        <w:t xml:space="preserve"> pada </w:t>
      </w:r>
      <w:r w:rsidR="00B66DFE" w:rsidRPr="00B66DFE">
        <w:rPr>
          <w:rFonts w:ascii="Arial" w:hAnsi="Arial" w:cs="Arial"/>
          <w:i/>
          <w:iCs/>
          <w:sz w:val="24"/>
          <w:szCs w:val="24"/>
          <w:lang w:val="en-ID"/>
        </w:rPr>
        <w:t>browser</w:t>
      </w:r>
      <w:r w:rsidR="00B66DFE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674CA3" w:rsidRPr="006C5820">
        <w:rPr>
          <w:rFonts w:ascii="Arial" w:hAnsi="Arial" w:cs="Arial"/>
          <w:sz w:val="24"/>
          <w:szCs w:val="24"/>
          <w:lang w:val="en-ID"/>
        </w:rPr>
        <w:t>Sedangkan</w:t>
      </w:r>
      <w:proofErr w:type="spellEnd"/>
      <w:r w:rsidR="00E05F88">
        <w:rPr>
          <w:rFonts w:ascii="Arial" w:hAnsi="Arial" w:cs="Arial"/>
          <w:sz w:val="24"/>
          <w:szCs w:val="24"/>
          <w:lang w:val="en-ID"/>
        </w:rPr>
        <w:t xml:space="preserve">, </w:t>
      </w:r>
      <w:r w:rsidR="002C2FAF">
        <w:rPr>
          <w:rFonts w:ascii="Arial" w:hAnsi="Arial" w:cs="Arial"/>
          <w:sz w:val="24"/>
          <w:szCs w:val="24"/>
          <w:lang w:val="en-ID"/>
        </w:rPr>
        <w:t xml:space="preserve">platform-platform </w:t>
      </w:r>
      <w:proofErr w:type="spellStart"/>
      <w:r w:rsidR="002C2FAF">
        <w:rPr>
          <w:rFonts w:ascii="Arial" w:hAnsi="Arial" w:cs="Arial"/>
          <w:sz w:val="24"/>
          <w:szCs w:val="24"/>
          <w:lang w:val="en-ID"/>
        </w:rPr>
        <w:t>tersebut</w:t>
      </w:r>
      <w:proofErr w:type="spellEnd"/>
      <w:r w:rsidR="002C2FA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C2FAF">
        <w:rPr>
          <w:rFonts w:ascii="Arial" w:hAnsi="Arial" w:cs="Arial"/>
          <w:sz w:val="24"/>
          <w:szCs w:val="24"/>
          <w:lang w:val="en-ID"/>
        </w:rPr>
        <w:t>justru</w:t>
      </w:r>
      <w:proofErr w:type="spellEnd"/>
      <w:r w:rsidR="002C2FA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C2FAF">
        <w:rPr>
          <w:rFonts w:ascii="Arial" w:hAnsi="Arial" w:cs="Arial"/>
          <w:sz w:val="24"/>
          <w:szCs w:val="24"/>
          <w:lang w:val="en-ID"/>
        </w:rPr>
        <w:t>merupakan</w:t>
      </w:r>
      <w:proofErr w:type="spellEnd"/>
      <w:r w:rsidR="002C2FA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C2FAF">
        <w:rPr>
          <w:rFonts w:ascii="Arial" w:hAnsi="Arial" w:cs="Arial"/>
          <w:sz w:val="24"/>
          <w:szCs w:val="24"/>
          <w:lang w:val="en-ID"/>
        </w:rPr>
        <w:t>tempat</w:t>
      </w:r>
      <w:proofErr w:type="spellEnd"/>
      <w:r w:rsidR="002C2FA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C2FAF">
        <w:rPr>
          <w:rFonts w:ascii="Arial" w:hAnsi="Arial" w:cs="Arial"/>
          <w:sz w:val="24"/>
          <w:szCs w:val="24"/>
          <w:lang w:val="en-ID"/>
        </w:rPr>
        <w:t>bersarangnya</w:t>
      </w:r>
      <w:proofErr w:type="spellEnd"/>
      <w:r w:rsidR="002C2FA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C2FAF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2C2FAF">
        <w:rPr>
          <w:rFonts w:ascii="Arial" w:hAnsi="Arial" w:cs="Arial"/>
          <w:sz w:val="24"/>
          <w:szCs w:val="24"/>
          <w:lang w:val="en-ID"/>
        </w:rPr>
        <w:t xml:space="preserve"> </w:t>
      </w:r>
      <w:r w:rsidR="002C2FAF" w:rsidRPr="002C2FAF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2C2FAF">
        <w:rPr>
          <w:rFonts w:ascii="Arial" w:hAnsi="Arial" w:cs="Arial"/>
          <w:sz w:val="24"/>
          <w:szCs w:val="24"/>
          <w:lang w:val="en-ID"/>
        </w:rPr>
        <w:t>.</w:t>
      </w:r>
      <w:r w:rsidR="00293E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r w:rsidR="002311C8" w:rsidRPr="002311C8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2311C8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cepat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sekali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tersebar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membuat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masyarakat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merasa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menghambat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pengembangan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dirinya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daripada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menambah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pengetahuan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informasi-informasi</w:t>
      </w:r>
      <w:proofErr w:type="spellEnd"/>
      <w:r w:rsidR="002311C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311C8">
        <w:rPr>
          <w:rFonts w:ascii="Arial" w:hAnsi="Arial" w:cs="Arial"/>
          <w:sz w:val="24"/>
          <w:szCs w:val="24"/>
          <w:lang w:val="en-ID"/>
        </w:rPr>
        <w:t>baru</w:t>
      </w:r>
      <w:proofErr w:type="spellEnd"/>
      <w:r w:rsidR="00AF2221">
        <w:rPr>
          <w:rFonts w:ascii="Arial" w:hAnsi="Arial" w:cs="Arial"/>
          <w:sz w:val="24"/>
          <w:szCs w:val="24"/>
          <w:lang w:val="en-ID"/>
        </w:rPr>
        <w:t>.</w:t>
      </w:r>
    </w:p>
    <w:p w14:paraId="51BBB736" w14:textId="6C501B8A" w:rsidR="002B16AD" w:rsidRDefault="002B16AD" w:rsidP="009D0A3F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r w:rsidRPr="009D0A3F">
        <w:rPr>
          <w:rFonts w:ascii="Arial" w:hAnsi="Arial" w:cs="Arial"/>
          <w:sz w:val="24"/>
          <w:szCs w:val="24"/>
          <w:lang w:val="en-ID"/>
        </w:rPr>
        <w:t xml:space="preserve">Define </w:t>
      </w:r>
    </w:p>
    <w:p w14:paraId="09C0BCC3" w14:textId="7DBA79ED" w:rsidR="006D7CFE" w:rsidRPr="00344026" w:rsidRDefault="7198C293" w:rsidP="00F77EC3">
      <w:pPr>
        <w:pStyle w:val="ListParagraph"/>
        <w:spacing w:line="360" w:lineRule="auto"/>
        <w:ind w:firstLine="720"/>
        <w:jc w:val="both"/>
        <w:rPr>
          <w:lang w:val="en-US"/>
        </w:rPr>
      </w:pPr>
      <w:r w:rsidRPr="7198C293">
        <w:rPr>
          <w:rFonts w:ascii="Arial" w:hAnsi="Arial" w:cs="Arial"/>
          <w:sz w:val="24"/>
          <w:szCs w:val="24"/>
          <w:lang w:val="en-ID"/>
        </w:rPr>
        <w:lastRenderedPageBreak/>
        <w:t xml:space="preserve">Data-data dan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informasi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didapatkan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pada </w:t>
      </w:r>
      <w:r w:rsidRPr="7198C293">
        <w:rPr>
          <w:rFonts w:ascii="Arial" w:hAnsi="Arial" w:cs="Arial"/>
          <w:i/>
          <w:iCs/>
          <w:sz w:val="24"/>
          <w:szCs w:val="24"/>
          <w:lang w:val="en-ID"/>
        </w:rPr>
        <w:t>stage</w:t>
      </w:r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pertama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membuktikan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bahwa</w:t>
      </w:r>
      <w:proofErr w:type="spellEnd"/>
      <w:r w:rsidR="00C5009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50099">
        <w:rPr>
          <w:rFonts w:ascii="Arial" w:hAnsi="Arial" w:cs="Arial"/>
          <w:sz w:val="24"/>
          <w:szCs w:val="24"/>
          <w:lang w:val="en-ID"/>
        </w:rPr>
        <w:t>banyak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r w:rsidRPr="7198C293">
        <w:rPr>
          <w:rFonts w:ascii="Arial" w:hAnsi="Arial" w:cs="Arial"/>
          <w:i/>
          <w:iCs/>
          <w:sz w:val="24"/>
          <w:szCs w:val="24"/>
          <w:lang w:val="en-ID"/>
        </w:rPr>
        <w:t xml:space="preserve">hoax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tersebar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terutama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pada situs-situs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r w:rsidRPr="7198C293">
        <w:rPr>
          <w:rFonts w:ascii="Arial" w:hAnsi="Arial" w:cs="Arial"/>
          <w:i/>
          <w:iCs/>
          <w:sz w:val="24"/>
          <w:szCs w:val="24"/>
          <w:lang w:val="en-ID"/>
        </w:rPr>
        <w:t xml:space="preserve">website </w:t>
      </w:r>
      <w:r w:rsidRPr="7198C293">
        <w:rPr>
          <w:rFonts w:ascii="Arial" w:hAnsi="Arial" w:cs="Arial"/>
          <w:sz w:val="24"/>
          <w:szCs w:val="24"/>
          <w:lang w:val="en-ID"/>
        </w:rPr>
        <w:t xml:space="preserve">dan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sosial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media</w:t>
      </w:r>
      <w:r w:rsidRPr="7198C293">
        <w:rPr>
          <w:rFonts w:ascii="Arial" w:hAnsi="Arial" w:cs="Arial"/>
          <w:i/>
          <w:iCs/>
          <w:sz w:val="24"/>
          <w:szCs w:val="24"/>
          <w:lang w:val="en-ID"/>
        </w:rPr>
        <w:t xml:space="preserve">. </w:t>
      </w:r>
      <w:r w:rsidRPr="7198C293">
        <w:rPr>
          <w:rFonts w:ascii="Arial" w:hAnsi="Arial" w:cs="Arial"/>
          <w:sz w:val="24"/>
          <w:szCs w:val="24"/>
          <w:lang w:val="en-ID"/>
        </w:rPr>
        <w:t xml:space="preserve">Dari data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tersebut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juga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dikatakan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bahwa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responden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banyak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menerima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r w:rsidRPr="7198C293">
        <w:rPr>
          <w:rFonts w:ascii="Arial" w:hAnsi="Arial" w:cs="Arial"/>
          <w:i/>
          <w:iCs/>
          <w:sz w:val="24"/>
          <w:szCs w:val="24"/>
          <w:lang w:val="en-ID"/>
        </w:rPr>
        <w:t xml:space="preserve">hoax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sosial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media yang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kebanyakan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tersebut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berkaitan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masalah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pemerintahan</w:t>
      </w:r>
      <w:proofErr w:type="spellEnd"/>
      <w:r w:rsidR="00E51E8C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E51E8C">
        <w:rPr>
          <w:rFonts w:ascii="Arial" w:hAnsi="Arial" w:cs="Arial"/>
          <w:sz w:val="24"/>
          <w:szCs w:val="24"/>
          <w:lang w:val="en-ID"/>
        </w:rPr>
        <w:t>khususnya</w:t>
      </w:r>
      <w:proofErr w:type="spellEnd"/>
      <w:r w:rsidR="00E51E8C">
        <w:rPr>
          <w:rFonts w:ascii="Arial" w:hAnsi="Arial" w:cs="Arial"/>
          <w:sz w:val="24"/>
          <w:szCs w:val="24"/>
          <w:lang w:val="en-ID"/>
        </w:rPr>
        <w:t xml:space="preserve"> pada </w:t>
      </w:r>
      <w:proofErr w:type="spellStart"/>
      <w:r w:rsidR="00E51E8C">
        <w:rPr>
          <w:rFonts w:ascii="Arial" w:hAnsi="Arial" w:cs="Arial"/>
          <w:sz w:val="24"/>
          <w:szCs w:val="24"/>
          <w:lang w:val="en-ID"/>
        </w:rPr>
        <w:t>saat</w:t>
      </w:r>
      <w:proofErr w:type="spellEnd"/>
      <w:r w:rsidR="00E51E8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E51E8C">
        <w:rPr>
          <w:rFonts w:ascii="Arial" w:hAnsi="Arial" w:cs="Arial"/>
          <w:sz w:val="24"/>
          <w:szCs w:val="24"/>
          <w:lang w:val="en-ID"/>
        </w:rPr>
        <w:t>pemilu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AA34CC">
        <w:rPr>
          <w:rFonts w:ascii="Arial" w:hAnsi="Arial" w:cs="Arial"/>
          <w:sz w:val="24"/>
          <w:szCs w:val="24"/>
          <w:lang w:val="en-ID"/>
        </w:rPr>
        <w:t>R</w:t>
      </w:r>
      <w:r w:rsidRPr="7198C293">
        <w:rPr>
          <w:rFonts w:ascii="Arial" w:hAnsi="Arial" w:cs="Arial"/>
          <w:sz w:val="24"/>
          <w:szCs w:val="24"/>
          <w:lang w:val="en-ID"/>
        </w:rPr>
        <w:t>esponden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disebut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juga para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sosial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media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tersebut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0378A" w:rsidRPr="7198C293">
        <w:rPr>
          <w:rFonts w:ascii="Arial" w:hAnsi="Arial" w:cs="Arial"/>
          <w:sz w:val="24"/>
          <w:szCs w:val="24"/>
          <w:lang w:val="en-ID"/>
        </w:rPr>
        <w:t>merasa</w:t>
      </w:r>
      <w:proofErr w:type="spellEnd"/>
      <w:r w:rsidR="0080378A"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0378A" w:rsidRPr="7198C293">
        <w:rPr>
          <w:rFonts w:ascii="Arial" w:hAnsi="Arial" w:cs="Arial"/>
          <w:sz w:val="24"/>
          <w:szCs w:val="24"/>
          <w:lang w:val="en-ID"/>
        </w:rPr>
        <w:t>kesusahan</w:t>
      </w:r>
      <w:proofErr w:type="spellEnd"/>
      <w:r w:rsidR="0080378A"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0378A" w:rsidRPr="7198C293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80378A"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0378A" w:rsidRPr="7198C293">
        <w:rPr>
          <w:rFonts w:ascii="Arial" w:hAnsi="Arial" w:cs="Arial"/>
          <w:sz w:val="24"/>
          <w:szCs w:val="24"/>
          <w:lang w:val="en-ID"/>
        </w:rPr>
        <w:t>membedakan</w:t>
      </w:r>
      <w:proofErr w:type="spellEnd"/>
      <w:r w:rsidR="0080378A"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0378A" w:rsidRPr="7198C293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80378A"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r w:rsidR="0080378A" w:rsidRPr="7198C293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80378A"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0378A" w:rsidRPr="7198C293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80378A"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0378A" w:rsidRPr="7198C293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80378A" w:rsidRPr="7198C293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80378A" w:rsidRPr="7198C293">
        <w:rPr>
          <w:rFonts w:ascii="Arial" w:hAnsi="Arial" w:cs="Arial"/>
          <w:sz w:val="24"/>
          <w:szCs w:val="24"/>
          <w:lang w:val="en-ID"/>
        </w:rPr>
        <w:t>sebenarnya</w:t>
      </w:r>
      <w:proofErr w:type="spellEnd"/>
      <w:r w:rsidR="0080378A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="0080378A">
        <w:rPr>
          <w:rFonts w:ascii="Arial" w:hAnsi="Arial" w:cs="Arial"/>
          <w:sz w:val="24"/>
          <w:szCs w:val="24"/>
          <w:lang w:val="en-ID"/>
        </w:rPr>
        <w:t>menyatakan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penyebaran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r w:rsidRPr="7198C293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menghambat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pengembangan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diri</w:t>
      </w:r>
      <w:proofErr w:type="spellEnd"/>
      <w:r w:rsidR="0080378A">
        <w:rPr>
          <w:rFonts w:ascii="Arial" w:hAnsi="Arial" w:cs="Arial"/>
          <w:sz w:val="24"/>
          <w:szCs w:val="24"/>
          <w:lang w:val="en-ID"/>
        </w:rPr>
        <w:t>.</w:t>
      </w:r>
    </w:p>
    <w:p w14:paraId="7003B816" w14:textId="5F929218" w:rsidR="006D7CFE" w:rsidRPr="00344026" w:rsidRDefault="7198C293" w:rsidP="00F77EC3">
      <w:pPr>
        <w:pStyle w:val="ListParagraph"/>
        <w:spacing w:line="360" w:lineRule="auto"/>
        <w:ind w:firstLine="720"/>
        <w:jc w:val="both"/>
        <w:rPr>
          <w:lang w:val="en-US"/>
        </w:rPr>
      </w:pP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Maka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itu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dibutuhkan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tepat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agar </w:t>
      </w:r>
      <w:proofErr w:type="spellStart"/>
      <w:r w:rsidR="007E09D7">
        <w:rPr>
          <w:rFonts w:ascii="Arial" w:hAnsi="Arial" w:cs="Arial"/>
          <w:sz w:val="24"/>
          <w:szCs w:val="24"/>
          <w:lang w:val="en-ID"/>
        </w:rPr>
        <w:t>masyarakat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mendapatkan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r w:rsidRPr="7198C293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namun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mendapatkan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yang valid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sebenarnya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r w:rsidR="00E82FF5">
        <w:rPr>
          <w:rFonts w:ascii="Arial" w:hAnsi="Arial" w:cs="Arial"/>
          <w:sz w:val="24"/>
          <w:szCs w:val="24"/>
          <w:lang w:val="en-ID"/>
        </w:rPr>
        <w:t xml:space="preserve">dan </w:t>
      </w:r>
      <w:proofErr w:type="spellStart"/>
      <w:r w:rsidR="00E82FF5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E82FF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82FF5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E82FF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82FF5">
        <w:rPr>
          <w:rFonts w:ascii="Arial" w:hAnsi="Arial" w:cs="Arial"/>
          <w:sz w:val="24"/>
          <w:szCs w:val="24"/>
          <w:lang w:val="en-ID"/>
        </w:rPr>
        <w:t>mudah</w:t>
      </w:r>
      <w:proofErr w:type="spellEnd"/>
      <w:r w:rsidR="00E82FF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82FF5">
        <w:rPr>
          <w:rFonts w:ascii="Arial" w:hAnsi="Arial" w:cs="Arial"/>
          <w:sz w:val="24"/>
          <w:szCs w:val="24"/>
          <w:lang w:val="en-ID"/>
        </w:rPr>
        <w:t>membedakan</w:t>
      </w:r>
      <w:proofErr w:type="spellEnd"/>
      <w:r w:rsidR="00E82FF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82FF5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E82FF5">
        <w:rPr>
          <w:rFonts w:ascii="Arial" w:hAnsi="Arial" w:cs="Arial"/>
          <w:sz w:val="24"/>
          <w:szCs w:val="24"/>
          <w:lang w:val="en-ID"/>
        </w:rPr>
        <w:t xml:space="preserve"> </w:t>
      </w:r>
      <w:r w:rsidR="00E82FF5" w:rsidRPr="00E82FF5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E82FF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82FF5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E82FF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82FF5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E82FF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82FF5">
        <w:rPr>
          <w:rFonts w:ascii="Arial" w:hAnsi="Arial" w:cs="Arial"/>
          <w:sz w:val="24"/>
          <w:szCs w:val="24"/>
          <w:lang w:val="en-ID"/>
        </w:rPr>
        <w:t>sebenarnya</w:t>
      </w:r>
      <w:proofErr w:type="spellEnd"/>
      <w:r w:rsidR="00E82FF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sehingga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berita-berita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tersebar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di </w:t>
      </w:r>
      <w:r w:rsidRPr="7198C293">
        <w:rPr>
          <w:rFonts w:ascii="Arial" w:hAnsi="Arial" w:cs="Arial"/>
          <w:i/>
          <w:iCs/>
          <w:sz w:val="24"/>
          <w:szCs w:val="24"/>
          <w:lang w:val="en-ID"/>
        </w:rPr>
        <w:t>website,</w:t>
      </w:r>
      <w:r w:rsidRPr="7198C293">
        <w:rPr>
          <w:rFonts w:ascii="Arial" w:hAnsi="Arial" w:cs="Arial"/>
          <w:sz w:val="24"/>
          <w:szCs w:val="24"/>
          <w:lang w:val="en-ID"/>
        </w:rPr>
        <w:t xml:space="preserve"> situs,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aplikasi-aplikasi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lainnya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benar-benar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dijadikan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media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pengembangan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diri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bagi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7198C293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Pr="7198C293">
        <w:rPr>
          <w:rFonts w:ascii="Arial" w:hAnsi="Arial" w:cs="Arial"/>
          <w:sz w:val="24"/>
          <w:szCs w:val="24"/>
          <w:lang w:val="en-ID"/>
        </w:rPr>
        <w:t>.</w:t>
      </w:r>
    </w:p>
    <w:p w14:paraId="583D674E" w14:textId="099F2B69" w:rsidR="002B16AD" w:rsidRDefault="002B16AD" w:rsidP="009D0A3F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r w:rsidRPr="009D0A3F">
        <w:rPr>
          <w:rFonts w:ascii="Arial" w:hAnsi="Arial" w:cs="Arial"/>
          <w:sz w:val="24"/>
          <w:szCs w:val="24"/>
          <w:lang w:val="en-ID"/>
        </w:rPr>
        <w:t xml:space="preserve">Ideate </w:t>
      </w:r>
    </w:p>
    <w:p w14:paraId="3CF56E1A" w14:textId="0C2C7156" w:rsidR="00300AF3" w:rsidRPr="0093751E" w:rsidRDefault="00300AF3" w:rsidP="00F77EC3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Setelah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melalui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proses </w:t>
      </w:r>
      <w:r>
        <w:rPr>
          <w:rFonts w:ascii="Arial" w:hAnsi="Arial" w:cs="Arial"/>
          <w:i/>
          <w:iCs/>
          <w:sz w:val="24"/>
          <w:szCs w:val="24"/>
          <w:lang w:val="en-ID"/>
        </w:rPr>
        <w:t>brainstorming</w:t>
      </w:r>
      <w:r w:rsidR="008F4A61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berikut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beberapa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alternatif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3751E">
        <w:rPr>
          <w:rFonts w:ascii="Arial" w:hAnsi="Arial" w:cs="Arial"/>
          <w:sz w:val="24"/>
          <w:szCs w:val="24"/>
          <w:lang w:val="en-ID"/>
        </w:rPr>
        <w:t>berupa</w:t>
      </w:r>
      <w:proofErr w:type="spellEnd"/>
      <w:r w:rsidR="0093751E">
        <w:rPr>
          <w:rFonts w:ascii="Arial" w:hAnsi="Arial" w:cs="Arial"/>
          <w:sz w:val="24"/>
          <w:szCs w:val="24"/>
          <w:lang w:val="en-ID"/>
        </w:rPr>
        <w:t xml:space="preserve"> </w:t>
      </w:r>
      <w:r w:rsidR="0093751E">
        <w:rPr>
          <w:rFonts w:ascii="Arial" w:hAnsi="Arial" w:cs="Arial"/>
          <w:i/>
          <w:iCs/>
          <w:sz w:val="24"/>
          <w:szCs w:val="24"/>
          <w:lang w:val="en-ID"/>
        </w:rPr>
        <w:t xml:space="preserve">Fact Checker </w:t>
      </w:r>
      <w:r>
        <w:rPr>
          <w:rFonts w:ascii="Arial" w:hAnsi="Arial" w:cs="Arial"/>
          <w:sz w:val="24"/>
          <w:szCs w:val="24"/>
          <w:lang w:val="en-ID"/>
        </w:rPr>
        <w:t xml:space="preserve">yang </w:t>
      </w:r>
      <w:proofErr w:type="spellStart"/>
      <w:r w:rsidR="00887557">
        <w:rPr>
          <w:rFonts w:ascii="Arial" w:hAnsi="Arial" w:cs="Arial"/>
          <w:sz w:val="24"/>
          <w:szCs w:val="24"/>
          <w:lang w:val="en-ID"/>
        </w:rPr>
        <w:t>p</w:t>
      </w:r>
      <w:r w:rsidR="001C31BE" w:rsidRPr="00887557">
        <w:rPr>
          <w:rFonts w:ascii="Arial" w:hAnsi="Arial" w:cs="Arial"/>
          <w:sz w:val="24"/>
          <w:szCs w:val="24"/>
          <w:lang w:val="en-ID"/>
        </w:rPr>
        <w:t>enulis</w:t>
      </w:r>
      <w:proofErr w:type="spellEnd"/>
      <w:r w:rsidR="001C31BE" w:rsidRPr="0088755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C31BE" w:rsidRPr="00887557">
        <w:rPr>
          <w:rFonts w:ascii="Arial" w:hAnsi="Arial" w:cs="Arial"/>
          <w:sz w:val="24"/>
          <w:szCs w:val="24"/>
          <w:lang w:val="en-ID"/>
        </w:rPr>
        <w:t>anggap</w:t>
      </w:r>
      <w:proofErr w:type="spellEnd"/>
      <w:r w:rsidR="001C31BE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berpotensi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menyelesaikan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permasalahan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  <w:r w:rsidR="0093751E">
        <w:rPr>
          <w:rFonts w:ascii="Arial" w:hAnsi="Arial" w:cs="Arial"/>
          <w:sz w:val="24"/>
          <w:szCs w:val="24"/>
          <w:lang w:val="en-ID"/>
        </w:rPr>
        <w:t xml:space="preserve"> </w:t>
      </w:r>
      <w:r w:rsidR="0093751E">
        <w:rPr>
          <w:rFonts w:ascii="Arial" w:hAnsi="Arial" w:cs="Arial"/>
          <w:i/>
          <w:iCs/>
          <w:sz w:val="24"/>
          <w:szCs w:val="24"/>
          <w:lang w:val="en-ID"/>
        </w:rPr>
        <w:t xml:space="preserve">Fact Checker </w:t>
      </w:r>
      <w:proofErr w:type="spellStart"/>
      <w:r w:rsidR="0093751E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 w:rsidR="0093751E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36897">
        <w:rPr>
          <w:rFonts w:ascii="Arial" w:hAnsi="Arial" w:cs="Arial"/>
          <w:sz w:val="24"/>
          <w:szCs w:val="24"/>
          <w:lang w:val="en-ID"/>
        </w:rPr>
        <w:t>alat</w:t>
      </w:r>
      <w:proofErr w:type="spellEnd"/>
      <w:r w:rsidR="00436897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436897">
        <w:rPr>
          <w:rFonts w:ascii="Arial" w:hAnsi="Arial" w:cs="Arial"/>
          <w:sz w:val="24"/>
          <w:szCs w:val="24"/>
          <w:lang w:val="en-ID"/>
        </w:rPr>
        <w:t>digunakan</w:t>
      </w:r>
      <w:proofErr w:type="spellEnd"/>
      <w:r w:rsidR="0043689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36897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43689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F4A61">
        <w:rPr>
          <w:rFonts w:ascii="Arial" w:hAnsi="Arial" w:cs="Arial"/>
          <w:sz w:val="24"/>
          <w:szCs w:val="24"/>
          <w:lang w:val="en-ID"/>
        </w:rPr>
        <w:t>mengatasi</w:t>
      </w:r>
      <w:proofErr w:type="spellEnd"/>
      <w:r w:rsidR="008F4A6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F4A61">
        <w:rPr>
          <w:rFonts w:ascii="Arial" w:hAnsi="Arial" w:cs="Arial"/>
          <w:sz w:val="24"/>
          <w:szCs w:val="24"/>
          <w:lang w:val="en-ID"/>
        </w:rPr>
        <w:t>permasalahan</w:t>
      </w:r>
      <w:proofErr w:type="spellEnd"/>
      <w:r w:rsidR="008F4A6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F4A61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8F4A61">
        <w:rPr>
          <w:rFonts w:ascii="Arial" w:hAnsi="Arial" w:cs="Arial"/>
          <w:sz w:val="24"/>
          <w:szCs w:val="24"/>
          <w:lang w:val="en-ID"/>
        </w:rPr>
        <w:t xml:space="preserve"> </w:t>
      </w:r>
      <w:r w:rsidR="008F4A61" w:rsidRPr="008F4A61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8F4A6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F4A61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8F4A6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F4A61">
        <w:rPr>
          <w:rFonts w:ascii="Arial" w:hAnsi="Arial" w:cs="Arial"/>
          <w:sz w:val="24"/>
          <w:szCs w:val="24"/>
          <w:lang w:val="en-ID"/>
        </w:rPr>
        <w:t>cara</w:t>
      </w:r>
      <w:proofErr w:type="spellEnd"/>
      <w:r w:rsidR="008F4A6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36897">
        <w:rPr>
          <w:rFonts w:ascii="Arial" w:hAnsi="Arial" w:cs="Arial"/>
          <w:sz w:val="24"/>
          <w:szCs w:val="24"/>
          <w:lang w:val="en-ID"/>
        </w:rPr>
        <w:t>memverifikasi</w:t>
      </w:r>
      <w:proofErr w:type="spellEnd"/>
      <w:r w:rsidR="0043689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36897">
        <w:rPr>
          <w:rFonts w:ascii="Arial" w:hAnsi="Arial" w:cs="Arial"/>
          <w:sz w:val="24"/>
          <w:szCs w:val="24"/>
          <w:lang w:val="en-ID"/>
        </w:rPr>
        <w:t>informasi</w:t>
      </w:r>
      <w:proofErr w:type="spellEnd"/>
      <w:r w:rsidR="00436897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436897">
        <w:rPr>
          <w:rFonts w:ascii="Arial" w:hAnsi="Arial" w:cs="Arial"/>
          <w:sz w:val="24"/>
          <w:szCs w:val="24"/>
          <w:lang w:val="en-ID"/>
        </w:rPr>
        <w:t>faktual</w:t>
      </w:r>
      <w:proofErr w:type="spellEnd"/>
      <w:r w:rsidR="006C1189">
        <w:rPr>
          <w:rFonts w:ascii="Arial" w:hAnsi="Arial" w:cs="Arial"/>
          <w:sz w:val="24"/>
          <w:szCs w:val="24"/>
          <w:lang w:val="en-ID"/>
        </w:rPr>
        <w:t xml:space="preserve">. </w:t>
      </w:r>
      <w:r w:rsidR="009F2042" w:rsidRPr="009F2042">
        <w:rPr>
          <w:rFonts w:ascii="Arial" w:hAnsi="Arial" w:cs="Arial"/>
          <w:i/>
          <w:iCs/>
          <w:sz w:val="24"/>
          <w:szCs w:val="24"/>
          <w:lang w:val="en-ID"/>
        </w:rPr>
        <w:t>Fact Checker</w:t>
      </w:r>
      <w:r w:rsidR="00AB32FF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 w:rsidR="00AB32FF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="00AB32FF">
        <w:rPr>
          <w:rFonts w:ascii="Arial" w:hAnsi="Arial" w:cs="Arial"/>
          <w:sz w:val="24"/>
          <w:szCs w:val="24"/>
          <w:lang w:val="en-ID"/>
        </w:rPr>
        <w:t xml:space="preserve"> </w:t>
      </w:r>
      <w:r w:rsidR="00AB32FF" w:rsidRPr="00AB32FF">
        <w:rPr>
          <w:rFonts w:ascii="Arial" w:hAnsi="Arial" w:cs="Arial"/>
          <w:i/>
          <w:iCs/>
          <w:sz w:val="24"/>
          <w:szCs w:val="24"/>
          <w:lang w:val="en-ID"/>
        </w:rPr>
        <w:t>Hoax Filter</w:t>
      </w:r>
      <w:r w:rsidR="009F2042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 w:rsidR="009F2042">
        <w:rPr>
          <w:rFonts w:ascii="Arial" w:hAnsi="Arial" w:cs="Arial"/>
          <w:sz w:val="24"/>
          <w:szCs w:val="24"/>
          <w:lang w:val="en-ID"/>
        </w:rPr>
        <w:t>bekerja</w:t>
      </w:r>
      <w:proofErr w:type="spellEnd"/>
      <w:r w:rsidR="009F204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F2042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9F204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F2042">
        <w:rPr>
          <w:rFonts w:ascii="Arial" w:hAnsi="Arial" w:cs="Arial"/>
          <w:sz w:val="24"/>
          <w:szCs w:val="24"/>
          <w:lang w:val="en-ID"/>
        </w:rPr>
        <w:t>cara</w:t>
      </w:r>
      <w:proofErr w:type="spellEnd"/>
      <w:r w:rsidR="009F204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F2042">
        <w:rPr>
          <w:rFonts w:ascii="Arial" w:hAnsi="Arial" w:cs="Arial"/>
          <w:sz w:val="24"/>
          <w:szCs w:val="24"/>
          <w:lang w:val="en-ID"/>
        </w:rPr>
        <w:t>menerima</w:t>
      </w:r>
      <w:proofErr w:type="spellEnd"/>
      <w:r w:rsidR="009F2042">
        <w:rPr>
          <w:rFonts w:ascii="Arial" w:hAnsi="Arial" w:cs="Arial"/>
          <w:sz w:val="24"/>
          <w:szCs w:val="24"/>
          <w:lang w:val="en-ID"/>
        </w:rPr>
        <w:t xml:space="preserve"> input </w:t>
      </w:r>
      <w:proofErr w:type="spellStart"/>
      <w:r w:rsidR="009F2042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9F204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F2042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B93F5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93F53">
        <w:rPr>
          <w:rFonts w:ascii="Arial" w:hAnsi="Arial" w:cs="Arial"/>
          <w:sz w:val="24"/>
          <w:szCs w:val="24"/>
          <w:lang w:val="en-ID"/>
        </w:rPr>
        <w:t>kemudian</w:t>
      </w:r>
      <w:proofErr w:type="spellEnd"/>
      <w:r w:rsidR="00B93F5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93F53">
        <w:rPr>
          <w:rFonts w:ascii="Arial" w:hAnsi="Arial" w:cs="Arial"/>
          <w:sz w:val="24"/>
          <w:szCs w:val="24"/>
          <w:lang w:val="en-ID"/>
        </w:rPr>
        <w:t>melakukan</w:t>
      </w:r>
      <w:proofErr w:type="spellEnd"/>
      <w:r w:rsidR="00B93F53">
        <w:rPr>
          <w:rFonts w:ascii="Arial" w:hAnsi="Arial" w:cs="Arial"/>
          <w:sz w:val="24"/>
          <w:szCs w:val="24"/>
          <w:lang w:val="en-ID"/>
        </w:rPr>
        <w:t xml:space="preserve"> proses </w:t>
      </w:r>
      <w:proofErr w:type="spellStart"/>
      <w:r w:rsidR="00B93F53">
        <w:rPr>
          <w:rFonts w:ascii="Arial" w:hAnsi="Arial" w:cs="Arial"/>
          <w:sz w:val="24"/>
          <w:szCs w:val="24"/>
          <w:lang w:val="en-ID"/>
        </w:rPr>
        <w:t>komputasi</w:t>
      </w:r>
      <w:proofErr w:type="spellEnd"/>
      <w:r w:rsidR="00B93F5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93F53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B93F5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93F53">
        <w:rPr>
          <w:rFonts w:ascii="Arial" w:hAnsi="Arial" w:cs="Arial"/>
          <w:sz w:val="24"/>
          <w:szCs w:val="24"/>
          <w:lang w:val="en-ID"/>
        </w:rPr>
        <w:t>menghasilkan</w:t>
      </w:r>
      <w:proofErr w:type="spellEnd"/>
      <w:r w:rsidR="00B93F53">
        <w:rPr>
          <w:rFonts w:ascii="Arial" w:hAnsi="Arial" w:cs="Arial"/>
          <w:sz w:val="24"/>
          <w:szCs w:val="24"/>
          <w:lang w:val="en-ID"/>
        </w:rPr>
        <w:t xml:space="preserve"> output </w:t>
      </w:r>
      <w:proofErr w:type="spellStart"/>
      <w:r w:rsidR="00B93F53">
        <w:rPr>
          <w:rFonts w:ascii="Arial" w:hAnsi="Arial" w:cs="Arial"/>
          <w:sz w:val="24"/>
          <w:szCs w:val="24"/>
          <w:lang w:val="en-ID"/>
        </w:rPr>
        <w:t>berupa</w:t>
      </w:r>
      <w:proofErr w:type="spellEnd"/>
      <w:r w:rsidR="00B93F53">
        <w:rPr>
          <w:rFonts w:ascii="Arial" w:hAnsi="Arial" w:cs="Arial"/>
          <w:sz w:val="24"/>
          <w:szCs w:val="24"/>
          <w:lang w:val="en-ID"/>
        </w:rPr>
        <w:t xml:space="preserve"> </w:t>
      </w:r>
      <w:r w:rsidR="00CB6C22">
        <w:rPr>
          <w:rFonts w:ascii="Arial" w:hAnsi="Arial" w:cs="Arial"/>
          <w:sz w:val="24"/>
          <w:szCs w:val="24"/>
          <w:lang w:val="en-ID"/>
        </w:rPr>
        <w:t>rating/</w:t>
      </w:r>
      <w:proofErr w:type="spellStart"/>
      <w:r w:rsidR="00CB6C22">
        <w:rPr>
          <w:rFonts w:ascii="Arial" w:hAnsi="Arial" w:cs="Arial"/>
          <w:sz w:val="24"/>
          <w:szCs w:val="24"/>
          <w:lang w:val="en-ID"/>
        </w:rPr>
        <w:t>nilai</w:t>
      </w:r>
      <w:proofErr w:type="spellEnd"/>
      <w:r w:rsidR="00CB6C22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5B45C6">
        <w:rPr>
          <w:rFonts w:ascii="Arial" w:hAnsi="Arial" w:cs="Arial"/>
          <w:sz w:val="24"/>
          <w:szCs w:val="24"/>
          <w:lang w:val="en-ID"/>
        </w:rPr>
        <w:t>menunjukkan</w:t>
      </w:r>
      <w:proofErr w:type="spellEnd"/>
      <w:r w:rsidR="005B45C6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B6C22">
        <w:rPr>
          <w:rFonts w:ascii="Arial" w:hAnsi="Arial" w:cs="Arial"/>
          <w:sz w:val="24"/>
          <w:szCs w:val="24"/>
          <w:lang w:val="en-ID"/>
        </w:rPr>
        <w:t>kebenaran</w:t>
      </w:r>
      <w:proofErr w:type="spellEnd"/>
      <w:r w:rsidR="00CB6C2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B6C22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CB6C2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B6C22">
        <w:rPr>
          <w:rFonts w:ascii="Arial" w:hAnsi="Arial" w:cs="Arial"/>
          <w:sz w:val="24"/>
          <w:szCs w:val="24"/>
          <w:lang w:val="en-ID"/>
        </w:rPr>
        <w:t>berdasarkan</w:t>
      </w:r>
      <w:proofErr w:type="spellEnd"/>
      <w:r w:rsidR="00CB6C2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B45C6">
        <w:rPr>
          <w:rFonts w:ascii="Arial" w:hAnsi="Arial" w:cs="Arial"/>
          <w:sz w:val="24"/>
          <w:szCs w:val="24"/>
          <w:lang w:val="en-ID"/>
        </w:rPr>
        <w:t>sumber-sumber</w:t>
      </w:r>
      <w:proofErr w:type="spellEnd"/>
      <w:r w:rsidR="005B45C6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6D013F">
        <w:rPr>
          <w:rFonts w:ascii="Arial" w:hAnsi="Arial" w:cs="Arial"/>
          <w:sz w:val="24"/>
          <w:szCs w:val="24"/>
          <w:lang w:val="en-ID"/>
        </w:rPr>
        <w:t>kredibel</w:t>
      </w:r>
      <w:proofErr w:type="spellEnd"/>
      <w:r w:rsidR="005B45C6">
        <w:rPr>
          <w:rFonts w:ascii="Arial" w:hAnsi="Arial" w:cs="Arial"/>
          <w:sz w:val="24"/>
          <w:szCs w:val="24"/>
          <w:lang w:val="en-ID"/>
        </w:rPr>
        <w:t>.</w:t>
      </w:r>
      <w:r w:rsidR="00CB6C22">
        <w:rPr>
          <w:rFonts w:ascii="Arial" w:hAnsi="Arial" w:cs="Arial"/>
          <w:sz w:val="24"/>
          <w:szCs w:val="24"/>
          <w:lang w:val="en-ID"/>
        </w:rPr>
        <w:t xml:space="preserve"> </w:t>
      </w:r>
      <w:r w:rsidR="00C8525E">
        <w:rPr>
          <w:rFonts w:ascii="Arial" w:hAnsi="Arial" w:cs="Arial"/>
          <w:sz w:val="24"/>
          <w:szCs w:val="24"/>
          <w:lang w:val="en-ID"/>
        </w:rPr>
        <w:t>P</w:t>
      </w:r>
      <w:r w:rsidR="006C1189">
        <w:rPr>
          <w:rFonts w:ascii="Arial" w:hAnsi="Arial" w:cs="Arial"/>
          <w:sz w:val="24"/>
          <w:szCs w:val="24"/>
          <w:lang w:val="en-ID"/>
        </w:rPr>
        <w:t xml:space="preserve">ada </w:t>
      </w:r>
      <w:proofErr w:type="spellStart"/>
      <w:r w:rsidR="006C1189">
        <w:rPr>
          <w:rFonts w:ascii="Arial" w:hAnsi="Arial" w:cs="Arial"/>
          <w:sz w:val="24"/>
          <w:szCs w:val="24"/>
          <w:lang w:val="en-ID"/>
        </w:rPr>
        <w:t>kasus</w:t>
      </w:r>
      <w:proofErr w:type="spellEnd"/>
      <w:r w:rsidR="006C1189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="006C1189"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 w:rsidR="00C8525E">
        <w:rPr>
          <w:rFonts w:ascii="Arial" w:hAnsi="Arial" w:cs="Arial"/>
          <w:sz w:val="24"/>
          <w:szCs w:val="24"/>
          <w:lang w:val="en-ID"/>
        </w:rPr>
        <w:t>,</w:t>
      </w:r>
      <w:r w:rsidR="006C118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C1189">
        <w:rPr>
          <w:rFonts w:ascii="Arial" w:hAnsi="Arial" w:cs="Arial"/>
          <w:sz w:val="24"/>
          <w:szCs w:val="24"/>
          <w:lang w:val="en-ID"/>
        </w:rPr>
        <w:t>maka</w:t>
      </w:r>
      <w:proofErr w:type="spellEnd"/>
      <w:r w:rsidR="006C1189">
        <w:rPr>
          <w:rFonts w:ascii="Arial" w:hAnsi="Arial" w:cs="Arial"/>
          <w:sz w:val="24"/>
          <w:szCs w:val="24"/>
          <w:lang w:val="en-ID"/>
        </w:rPr>
        <w:t xml:space="preserve"> </w:t>
      </w:r>
      <w:r w:rsidR="006C1189" w:rsidRPr="00203AA3">
        <w:rPr>
          <w:rFonts w:ascii="Arial" w:hAnsi="Arial" w:cs="Arial"/>
          <w:i/>
          <w:iCs/>
          <w:sz w:val="24"/>
          <w:szCs w:val="24"/>
          <w:lang w:val="en-ID"/>
        </w:rPr>
        <w:t>Fact Checker</w:t>
      </w:r>
      <w:r w:rsidR="006C118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C1189">
        <w:rPr>
          <w:rFonts w:ascii="Arial" w:hAnsi="Arial" w:cs="Arial"/>
          <w:sz w:val="24"/>
          <w:szCs w:val="24"/>
          <w:lang w:val="en-ID"/>
        </w:rPr>
        <w:t>diaplikasikan</w:t>
      </w:r>
      <w:proofErr w:type="spellEnd"/>
      <w:r w:rsidR="00203AA3">
        <w:rPr>
          <w:rFonts w:ascii="Arial" w:hAnsi="Arial" w:cs="Arial"/>
          <w:sz w:val="24"/>
          <w:szCs w:val="24"/>
          <w:lang w:val="en-ID"/>
        </w:rPr>
        <w:t xml:space="preserve"> pada text </w:t>
      </w:r>
      <w:proofErr w:type="spellStart"/>
      <w:r w:rsidR="00B51248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="00B5124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51248">
        <w:rPr>
          <w:rFonts w:ascii="Arial" w:hAnsi="Arial" w:cs="Arial"/>
          <w:sz w:val="24"/>
          <w:szCs w:val="24"/>
          <w:lang w:val="en-ID"/>
        </w:rPr>
        <w:t>sumber</w:t>
      </w:r>
      <w:proofErr w:type="spellEnd"/>
      <w:r w:rsidR="00B51248">
        <w:rPr>
          <w:rFonts w:ascii="Arial" w:hAnsi="Arial" w:cs="Arial"/>
          <w:sz w:val="24"/>
          <w:szCs w:val="24"/>
          <w:lang w:val="en-ID"/>
        </w:rPr>
        <w:t xml:space="preserve"> </w:t>
      </w:r>
      <w:r w:rsidR="00203AA3">
        <w:rPr>
          <w:rFonts w:ascii="Arial" w:hAnsi="Arial" w:cs="Arial"/>
          <w:sz w:val="24"/>
          <w:szCs w:val="24"/>
          <w:lang w:val="en-ID"/>
        </w:rPr>
        <w:t xml:space="preserve">yang </w:t>
      </w:r>
      <w:proofErr w:type="spellStart"/>
      <w:r w:rsidR="00203AA3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="00203AA3">
        <w:rPr>
          <w:rFonts w:ascii="Arial" w:hAnsi="Arial" w:cs="Arial"/>
          <w:sz w:val="24"/>
          <w:szCs w:val="24"/>
          <w:lang w:val="en-ID"/>
        </w:rPr>
        <w:t xml:space="preserve"> di-</w:t>
      </w:r>
      <w:r w:rsidR="00203AA3" w:rsidRPr="00203AA3">
        <w:rPr>
          <w:rFonts w:ascii="Arial" w:hAnsi="Arial" w:cs="Arial"/>
          <w:i/>
          <w:iCs/>
          <w:sz w:val="24"/>
          <w:szCs w:val="24"/>
          <w:lang w:val="en-ID"/>
        </w:rPr>
        <w:t>publish</w:t>
      </w:r>
      <w:r w:rsidR="00B51248">
        <w:rPr>
          <w:rFonts w:ascii="Arial" w:hAnsi="Arial" w:cs="Arial"/>
          <w:i/>
          <w:iCs/>
          <w:sz w:val="24"/>
          <w:szCs w:val="24"/>
          <w:lang w:val="en-ID"/>
        </w:rPr>
        <w:t>.</w:t>
      </w:r>
    </w:p>
    <w:p w14:paraId="7341F463" w14:textId="0B7ECFE5" w:rsidR="00CB3CFC" w:rsidRPr="00876AA5" w:rsidRDefault="00666FB2" w:rsidP="00876AA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  <w:sz w:val="24"/>
          <w:szCs w:val="24"/>
          <w:lang w:val="en-ID"/>
        </w:rPr>
      </w:pPr>
      <w:r w:rsidRPr="00666FB2">
        <w:rPr>
          <w:rFonts w:ascii="Arial" w:hAnsi="Arial" w:cs="Arial"/>
          <w:i/>
          <w:iCs/>
          <w:sz w:val="24"/>
          <w:szCs w:val="24"/>
          <w:lang w:val="en-ID"/>
        </w:rPr>
        <w:t>Fact Checker</w:t>
      </w:r>
      <w:r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r w:rsidRPr="00666FB2">
        <w:rPr>
          <w:rFonts w:ascii="Arial" w:hAnsi="Arial" w:cs="Arial"/>
          <w:i/>
          <w:iCs/>
          <w:sz w:val="24"/>
          <w:szCs w:val="24"/>
          <w:lang w:val="en-ID"/>
        </w:rPr>
        <w:t>Hoax Filter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r w:rsidR="00583E74" w:rsidRPr="000C0A1C">
        <w:rPr>
          <w:rFonts w:ascii="Arial" w:hAnsi="Arial" w:cs="Arial"/>
          <w:i/>
          <w:sz w:val="24"/>
          <w:szCs w:val="24"/>
          <w:lang w:val="en-ID"/>
        </w:rPr>
        <w:t>Google Extension</w:t>
      </w:r>
    </w:p>
    <w:p w14:paraId="5E04EF0C" w14:textId="67D33FF8" w:rsidR="006964C2" w:rsidRPr="00BA66E4" w:rsidRDefault="000264CB" w:rsidP="00607B4F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607B4F">
        <w:rPr>
          <w:rFonts w:ascii="Arial" w:hAnsi="Arial" w:cs="Arial"/>
          <w:sz w:val="24"/>
          <w:szCs w:val="24"/>
          <w:lang w:val="en-ID"/>
        </w:rPr>
        <w:t>Konsep</w:t>
      </w:r>
      <w:proofErr w:type="spellEnd"/>
      <w:r w:rsidRPr="00607B4F">
        <w:rPr>
          <w:rFonts w:ascii="Arial" w:hAnsi="Arial" w:cs="Arial"/>
          <w:sz w:val="24"/>
          <w:szCs w:val="24"/>
          <w:lang w:val="en-ID"/>
        </w:rPr>
        <w:t xml:space="preserve"> </w:t>
      </w:r>
      <w:r w:rsidRPr="00607B4F">
        <w:rPr>
          <w:rFonts w:ascii="Arial" w:hAnsi="Arial" w:cs="Arial"/>
          <w:i/>
          <w:iCs/>
          <w:sz w:val="24"/>
          <w:szCs w:val="24"/>
          <w:lang w:val="en-ID"/>
        </w:rPr>
        <w:t xml:space="preserve">fact checker </w:t>
      </w:r>
      <w:proofErr w:type="spellStart"/>
      <w:r w:rsidRPr="00607B4F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Pr="00607B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607B4F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 w:rsidRPr="00607B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D6CC3" w:rsidRPr="00607B4F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9F1A5C" w:rsidRPr="00607B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07B4F" w:rsidRPr="00607B4F">
        <w:rPr>
          <w:rFonts w:ascii="Arial" w:hAnsi="Arial" w:cs="Arial"/>
          <w:sz w:val="24"/>
          <w:szCs w:val="24"/>
          <w:lang w:val="en-ID"/>
        </w:rPr>
        <w:t>fitur</w:t>
      </w:r>
      <w:proofErr w:type="spellEnd"/>
      <w:r w:rsidR="00607B4F" w:rsidRPr="00607B4F">
        <w:rPr>
          <w:rFonts w:ascii="Arial" w:hAnsi="Arial" w:cs="Arial"/>
          <w:sz w:val="24"/>
          <w:szCs w:val="24"/>
          <w:lang w:val="en-ID"/>
        </w:rPr>
        <w:t xml:space="preserve"> extension pada</w:t>
      </w:r>
      <w:r w:rsidR="00607B4F">
        <w:rPr>
          <w:rFonts w:ascii="Arial" w:hAnsi="Arial" w:cs="Arial"/>
          <w:sz w:val="24"/>
          <w:szCs w:val="24"/>
          <w:lang w:val="en-ID"/>
        </w:rPr>
        <w:t xml:space="preserve"> </w:t>
      </w:r>
      <w:r w:rsidR="007203B8">
        <w:rPr>
          <w:rFonts w:ascii="Arial" w:hAnsi="Arial" w:cs="Arial"/>
          <w:sz w:val="24"/>
          <w:szCs w:val="24"/>
          <w:lang w:val="en-ID"/>
        </w:rPr>
        <w:t xml:space="preserve">google. </w:t>
      </w:r>
      <w:r w:rsidR="00572C64">
        <w:rPr>
          <w:rFonts w:ascii="Arial" w:hAnsi="Arial" w:cs="Arial"/>
          <w:sz w:val="24"/>
          <w:szCs w:val="24"/>
          <w:lang w:val="en-ID"/>
        </w:rPr>
        <w:t>Keti</w:t>
      </w:r>
      <w:r w:rsidR="003A68C4">
        <w:rPr>
          <w:rFonts w:ascii="Arial" w:hAnsi="Arial" w:cs="Arial"/>
          <w:sz w:val="24"/>
          <w:szCs w:val="24"/>
          <w:lang w:val="en-ID"/>
        </w:rPr>
        <w:t xml:space="preserve">ka </w:t>
      </w:r>
      <w:proofErr w:type="spellStart"/>
      <w:r w:rsidR="003A68C4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3A68C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68C4">
        <w:rPr>
          <w:rFonts w:ascii="Arial" w:hAnsi="Arial" w:cs="Arial"/>
          <w:sz w:val="24"/>
          <w:szCs w:val="24"/>
          <w:lang w:val="en-ID"/>
        </w:rPr>
        <w:t>menemukan</w:t>
      </w:r>
      <w:proofErr w:type="spellEnd"/>
      <w:r w:rsidR="003A68C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68C4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3A68C4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="003A68C4">
        <w:rPr>
          <w:rFonts w:ascii="Arial" w:hAnsi="Arial" w:cs="Arial"/>
          <w:sz w:val="24"/>
          <w:szCs w:val="24"/>
          <w:lang w:val="en-ID"/>
        </w:rPr>
        <w:t>suatu</w:t>
      </w:r>
      <w:proofErr w:type="spellEnd"/>
      <w:r w:rsidR="003A68C4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68C4">
        <w:rPr>
          <w:rFonts w:ascii="Arial" w:hAnsi="Arial" w:cs="Arial"/>
          <w:sz w:val="24"/>
          <w:szCs w:val="24"/>
          <w:lang w:val="en-ID"/>
        </w:rPr>
        <w:t>laman</w:t>
      </w:r>
      <w:proofErr w:type="spellEnd"/>
      <w:r w:rsidR="003C3ECF">
        <w:rPr>
          <w:rFonts w:ascii="Arial" w:hAnsi="Arial" w:cs="Arial"/>
          <w:sz w:val="24"/>
          <w:szCs w:val="24"/>
          <w:lang w:val="en-ID"/>
        </w:rPr>
        <w:t xml:space="preserve">, extension </w:t>
      </w:r>
      <w:r w:rsidR="00BB5777">
        <w:rPr>
          <w:rFonts w:ascii="Arial" w:hAnsi="Arial" w:cs="Arial"/>
          <w:sz w:val="24"/>
          <w:szCs w:val="24"/>
          <w:lang w:val="en-ID"/>
        </w:rPr>
        <w:t xml:space="preserve">yang </w:t>
      </w:r>
      <w:proofErr w:type="spellStart"/>
      <w:r w:rsidR="00BB5777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="00BB577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5777">
        <w:rPr>
          <w:rFonts w:ascii="Arial" w:hAnsi="Arial" w:cs="Arial"/>
          <w:sz w:val="24"/>
          <w:szCs w:val="24"/>
          <w:lang w:val="en-ID"/>
        </w:rPr>
        <w:t>diaktifkan</w:t>
      </w:r>
      <w:proofErr w:type="spellEnd"/>
      <w:r w:rsidR="00BB577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D5570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="009D557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ECF">
        <w:rPr>
          <w:rFonts w:ascii="Arial" w:hAnsi="Arial" w:cs="Arial"/>
          <w:sz w:val="24"/>
          <w:szCs w:val="24"/>
          <w:lang w:val="en-ID"/>
        </w:rPr>
        <w:t>memberikan</w:t>
      </w:r>
      <w:proofErr w:type="spellEnd"/>
      <w:r w:rsidR="003C3EC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ECF">
        <w:rPr>
          <w:rFonts w:ascii="Arial" w:hAnsi="Arial" w:cs="Arial"/>
          <w:sz w:val="24"/>
          <w:szCs w:val="24"/>
          <w:lang w:val="en-ID"/>
        </w:rPr>
        <w:t>hasil</w:t>
      </w:r>
      <w:proofErr w:type="spellEnd"/>
      <w:r w:rsidR="003C3EC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ECF">
        <w:rPr>
          <w:rFonts w:ascii="Arial" w:hAnsi="Arial" w:cs="Arial"/>
          <w:sz w:val="24"/>
          <w:szCs w:val="24"/>
          <w:lang w:val="en-ID"/>
        </w:rPr>
        <w:t>berupa</w:t>
      </w:r>
      <w:proofErr w:type="spellEnd"/>
      <w:r w:rsidR="00DE096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E0969">
        <w:rPr>
          <w:rFonts w:ascii="Arial" w:hAnsi="Arial" w:cs="Arial"/>
          <w:sz w:val="24"/>
          <w:szCs w:val="24"/>
          <w:lang w:val="en-ID"/>
        </w:rPr>
        <w:t>pengecekan</w:t>
      </w:r>
      <w:proofErr w:type="spellEnd"/>
      <w:r w:rsidR="00DE096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E0969">
        <w:rPr>
          <w:rFonts w:ascii="Arial" w:hAnsi="Arial" w:cs="Arial"/>
          <w:sz w:val="24"/>
          <w:szCs w:val="24"/>
          <w:lang w:val="en-ID"/>
        </w:rPr>
        <w:t>akurasi</w:t>
      </w:r>
      <w:proofErr w:type="spellEnd"/>
      <w:r w:rsidR="00DE096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E0969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DE0969">
        <w:rPr>
          <w:rFonts w:ascii="Arial" w:hAnsi="Arial" w:cs="Arial"/>
          <w:sz w:val="24"/>
          <w:szCs w:val="24"/>
          <w:lang w:val="en-ID"/>
        </w:rPr>
        <w:t xml:space="preserve">. </w:t>
      </w:r>
      <w:r w:rsidR="003F59D2">
        <w:rPr>
          <w:rFonts w:ascii="Arial" w:hAnsi="Arial" w:cs="Arial"/>
          <w:sz w:val="24"/>
          <w:szCs w:val="24"/>
          <w:lang w:val="en-ID"/>
        </w:rPr>
        <w:t xml:space="preserve">Ketika </w:t>
      </w:r>
      <w:proofErr w:type="spellStart"/>
      <w:r w:rsidR="003F59D2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3F59D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F59D2">
        <w:rPr>
          <w:rFonts w:ascii="Arial" w:hAnsi="Arial" w:cs="Arial"/>
          <w:sz w:val="24"/>
          <w:szCs w:val="24"/>
          <w:lang w:val="en-ID"/>
        </w:rPr>
        <w:t>tersebut</w:t>
      </w:r>
      <w:proofErr w:type="spellEnd"/>
      <w:r w:rsidR="003F59D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17E0C">
        <w:rPr>
          <w:rFonts w:ascii="Arial" w:hAnsi="Arial" w:cs="Arial"/>
          <w:sz w:val="24"/>
          <w:szCs w:val="24"/>
          <w:lang w:val="en-ID"/>
        </w:rPr>
        <w:t>palsu</w:t>
      </w:r>
      <w:proofErr w:type="spellEnd"/>
      <w:r w:rsidR="00417E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17E0C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="00417E0C">
        <w:rPr>
          <w:rFonts w:ascii="Arial" w:hAnsi="Arial" w:cs="Arial"/>
          <w:sz w:val="24"/>
          <w:szCs w:val="24"/>
          <w:lang w:val="en-ID"/>
        </w:rPr>
        <w:t xml:space="preserve"> </w:t>
      </w:r>
      <w:r w:rsidR="00417E0C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417E0C">
        <w:rPr>
          <w:rFonts w:ascii="Arial" w:hAnsi="Arial" w:cs="Arial"/>
          <w:sz w:val="24"/>
          <w:szCs w:val="24"/>
          <w:lang w:val="en-ID"/>
        </w:rPr>
        <w:t>,</w:t>
      </w:r>
      <w:r w:rsidR="003F59D2">
        <w:rPr>
          <w:rFonts w:ascii="Arial" w:hAnsi="Arial" w:cs="Arial"/>
          <w:sz w:val="24"/>
          <w:szCs w:val="24"/>
          <w:lang w:val="en-ID"/>
        </w:rPr>
        <w:t xml:space="preserve"> </w:t>
      </w:r>
      <w:r w:rsidR="009F423B">
        <w:rPr>
          <w:rFonts w:ascii="Arial" w:hAnsi="Arial" w:cs="Arial"/>
          <w:i/>
          <w:iCs/>
          <w:sz w:val="24"/>
          <w:szCs w:val="24"/>
          <w:lang w:val="en-ID"/>
        </w:rPr>
        <w:t xml:space="preserve">extension </w:t>
      </w:r>
      <w:proofErr w:type="spellStart"/>
      <w:r w:rsidR="009F423B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="009F423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F423B">
        <w:rPr>
          <w:rFonts w:ascii="Arial" w:hAnsi="Arial" w:cs="Arial"/>
          <w:sz w:val="24"/>
          <w:szCs w:val="24"/>
          <w:lang w:val="en-ID"/>
        </w:rPr>
        <w:t>memberikan</w:t>
      </w:r>
      <w:proofErr w:type="spellEnd"/>
      <w:r w:rsidR="001C263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17E0C">
        <w:rPr>
          <w:rFonts w:ascii="Arial" w:hAnsi="Arial" w:cs="Arial"/>
          <w:sz w:val="24"/>
          <w:szCs w:val="24"/>
          <w:lang w:val="en-ID"/>
        </w:rPr>
        <w:t>peringatan</w:t>
      </w:r>
      <w:proofErr w:type="spellEnd"/>
      <w:r w:rsidR="00417E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17E0C">
        <w:rPr>
          <w:rFonts w:ascii="Arial" w:hAnsi="Arial" w:cs="Arial"/>
          <w:sz w:val="24"/>
          <w:szCs w:val="24"/>
          <w:lang w:val="en-ID"/>
        </w:rPr>
        <w:t>bahwa</w:t>
      </w:r>
      <w:proofErr w:type="spellEnd"/>
      <w:r w:rsidR="00417E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87AC2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C87AC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87AC2">
        <w:rPr>
          <w:rFonts w:ascii="Arial" w:hAnsi="Arial" w:cs="Arial"/>
          <w:sz w:val="24"/>
          <w:szCs w:val="24"/>
          <w:lang w:val="en-ID"/>
        </w:rPr>
        <w:t>tersebut</w:t>
      </w:r>
      <w:proofErr w:type="spellEnd"/>
      <w:r w:rsidR="00C87AC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87AC2">
        <w:rPr>
          <w:rFonts w:ascii="Arial" w:hAnsi="Arial" w:cs="Arial"/>
          <w:sz w:val="24"/>
          <w:szCs w:val="24"/>
          <w:lang w:val="en-ID"/>
        </w:rPr>
        <w:t>palsu</w:t>
      </w:r>
      <w:proofErr w:type="spellEnd"/>
      <w:r w:rsidR="00C87AC2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877B7B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877B7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877B7B">
        <w:rPr>
          <w:rFonts w:ascii="Arial" w:hAnsi="Arial" w:cs="Arial"/>
          <w:sz w:val="24"/>
          <w:szCs w:val="24"/>
          <w:lang w:val="en-ID"/>
        </w:rPr>
        <w:t>pen</w:t>
      </w:r>
      <w:r w:rsidR="008048B1">
        <w:rPr>
          <w:rFonts w:ascii="Arial" w:hAnsi="Arial" w:cs="Arial"/>
          <w:sz w:val="24"/>
          <w:szCs w:val="24"/>
          <w:lang w:val="en-ID"/>
        </w:rPr>
        <w:t>erapannya</w:t>
      </w:r>
      <w:proofErr w:type="spellEnd"/>
      <w:r w:rsidR="00877B7B">
        <w:rPr>
          <w:rFonts w:ascii="Arial" w:hAnsi="Arial" w:cs="Arial"/>
          <w:sz w:val="24"/>
          <w:szCs w:val="24"/>
          <w:lang w:val="en-ID"/>
        </w:rPr>
        <w:t xml:space="preserve">, </w:t>
      </w:r>
      <w:r w:rsidR="008048B1">
        <w:rPr>
          <w:rFonts w:ascii="Arial" w:hAnsi="Arial" w:cs="Arial"/>
          <w:i/>
          <w:iCs/>
          <w:sz w:val="24"/>
          <w:szCs w:val="24"/>
          <w:lang w:val="en-ID"/>
        </w:rPr>
        <w:t>extension</w:t>
      </w:r>
      <w:r w:rsidR="00BA66E4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 w:rsidR="00BB6E51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BB6E5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6E51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BB6E5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6E51">
        <w:rPr>
          <w:rFonts w:ascii="Arial" w:hAnsi="Arial" w:cs="Arial"/>
          <w:sz w:val="24"/>
          <w:szCs w:val="24"/>
          <w:lang w:val="en-ID"/>
        </w:rPr>
        <w:t>memberikan</w:t>
      </w:r>
      <w:proofErr w:type="spellEnd"/>
      <w:r w:rsidR="00BB6E5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6E51">
        <w:rPr>
          <w:rFonts w:ascii="Arial" w:hAnsi="Arial" w:cs="Arial"/>
          <w:sz w:val="24"/>
          <w:szCs w:val="24"/>
          <w:lang w:val="en-ID"/>
        </w:rPr>
        <w:t>hasil</w:t>
      </w:r>
      <w:proofErr w:type="spellEnd"/>
      <w:r w:rsidR="00BB6E51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BB6E51">
        <w:rPr>
          <w:rFonts w:ascii="Arial" w:hAnsi="Arial" w:cs="Arial"/>
          <w:sz w:val="24"/>
          <w:szCs w:val="24"/>
          <w:lang w:val="en-ID"/>
        </w:rPr>
        <w:t>instan</w:t>
      </w:r>
      <w:proofErr w:type="spellEnd"/>
      <w:r w:rsidR="00BB6E5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6E51">
        <w:rPr>
          <w:rFonts w:ascii="Arial" w:hAnsi="Arial" w:cs="Arial"/>
          <w:sz w:val="24"/>
          <w:szCs w:val="24"/>
          <w:lang w:val="en-ID"/>
        </w:rPr>
        <w:t>tanpa</w:t>
      </w:r>
      <w:proofErr w:type="spellEnd"/>
      <w:r w:rsidR="00BB6E5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6E51">
        <w:rPr>
          <w:rFonts w:ascii="Arial" w:hAnsi="Arial" w:cs="Arial"/>
          <w:sz w:val="24"/>
          <w:szCs w:val="24"/>
          <w:lang w:val="en-ID"/>
        </w:rPr>
        <w:t>harus</w:t>
      </w:r>
      <w:proofErr w:type="spellEnd"/>
      <w:r w:rsidR="00BB6E5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96601">
        <w:rPr>
          <w:rFonts w:ascii="Arial" w:hAnsi="Arial" w:cs="Arial"/>
          <w:sz w:val="24"/>
          <w:szCs w:val="24"/>
          <w:lang w:val="en-ID"/>
        </w:rPr>
        <w:t>melakukan</w:t>
      </w:r>
      <w:proofErr w:type="spellEnd"/>
      <w:r w:rsidR="00C9660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96601">
        <w:rPr>
          <w:rFonts w:ascii="Arial" w:hAnsi="Arial" w:cs="Arial"/>
          <w:sz w:val="24"/>
          <w:szCs w:val="24"/>
          <w:lang w:val="en-ID"/>
        </w:rPr>
        <w:t>prosedur</w:t>
      </w:r>
      <w:proofErr w:type="spellEnd"/>
      <w:r w:rsidR="00C9660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96601">
        <w:rPr>
          <w:rFonts w:ascii="Arial" w:hAnsi="Arial" w:cs="Arial"/>
          <w:sz w:val="24"/>
          <w:szCs w:val="24"/>
          <w:lang w:val="en-ID"/>
        </w:rPr>
        <w:t>tertentu</w:t>
      </w:r>
      <w:proofErr w:type="spellEnd"/>
      <w:r w:rsidR="00C96601">
        <w:rPr>
          <w:rFonts w:ascii="Arial" w:hAnsi="Arial" w:cs="Arial"/>
          <w:sz w:val="24"/>
          <w:szCs w:val="24"/>
          <w:lang w:val="en-ID"/>
        </w:rPr>
        <w:t>.</w:t>
      </w:r>
      <w:r w:rsidR="00572D0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414AF">
        <w:rPr>
          <w:rFonts w:ascii="Arial" w:hAnsi="Arial" w:cs="Arial"/>
          <w:sz w:val="24"/>
          <w:szCs w:val="24"/>
          <w:lang w:val="en-ID"/>
        </w:rPr>
        <w:t>Namun</w:t>
      </w:r>
      <w:proofErr w:type="spellEnd"/>
      <w:r w:rsidR="00B414AF">
        <w:rPr>
          <w:rFonts w:ascii="Arial" w:hAnsi="Arial" w:cs="Arial"/>
          <w:sz w:val="24"/>
          <w:szCs w:val="24"/>
          <w:lang w:val="en-ID"/>
        </w:rPr>
        <w:t>,</w:t>
      </w:r>
      <w:r w:rsidR="009E7A2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40700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64070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40700">
        <w:rPr>
          <w:rFonts w:ascii="Arial" w:hAnsi="Arial" w:cs="Arial"/>
          <w:sz w:val="24"/>
          <w:szCs w:val="24"/>
          <w:lang w:val="en-ID"/>
        </w:rPr>
        <w:lastRenderedPageBreak/>
        <w:t>merealisasikannya</w:t>
      </w:r>
      <w:proofErr w:type="spellEnd"/>
      <w:r w:rsidR="0064070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96A3C">
        <w:rPr>
          <w:rFonts w:ascii="Arial" w:hAnsi="Arial" w:cs="Arial"/>
          <w:sz w:val="24"/>
          <w:szCs w:val="24"/>
          <w:lang w:val="en-ID"/>
        </w:rPr>
        <w:t>pembuatan</w:t>
      </w:r>
      <w:proofErr w:type="spellEnd"/>
      <w:r w:rsidR="00C96A3C">
        <w:rPr>
          <w:rFonts w:ascii="Arial" w:hAnsi="Arial" w:cs="Arial"/>
          <w:sz w:val="24"/>
          <w:szCs w:val="24"/>
          <w:lang w:val="en-ID"/>
        </w:rPr>
        <w:t xml:space="preserve"> </w:t>
      </w:r>
      <w:r w:rsidR="00C96A3C" w:rsidRPr="00C96A3C">
        <w:rPr>
          <w:rFonts w:ascii="Arial" w:hAnsi="Arial" w:cs="Arial"/>
          <w:i/>
          <w:iCs/>
          <w:sz w:val="24"/>
          <w:szCs w:val="24"/>
          <w:lang w:val="en-ID"/>
        </w:rPr>
        <w:t>extension</w:t>
      </w:r>
      <w:r w:rsidR="00C96A3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96A3C">
        <w:rPr>
          <w:rFonts w:ascii="Arial" w:hAnsi="Arial" w:cs="Arial"/>
          <w:sz w:val="24"/>
          <w:szCs w:val="24"/>
          <w:lang w:val="en-ID"/>
        </w:rPr>
        <w:t>harus</w:t>
      </w:r>
      <w:proofErr w:type="spellEnd"/>
      <w:r w:rsidR="00C96A3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96A3C">
        <w:rPr>
          <w:rFonts w:ascii="Arial" w:hAnsi="Arial" w:cs="Arial"/>
          <w:sz w:val="24"/>
          <w:szCs w:val="24"/>
          <w:lang w:val="en-ID"/>
        </w:rPr>
        <w:t>dibuat</w:t>
      </w:r>
      <w:proofErr w:type="spellEnd"/>
      <w:r w:rsidR="00C96A3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17589">
        <w:rPr>
          <w:rFonts w:ascii="Arial" w:hAnsi="Arial" w:cs="Arial"/>
          <w:sz w:val="24"/>
          <w:szCs w:val="24"/>
          <w:lang w:val="en-ID"/>
        </w:rPr>
        <w:t>ulang</w:t>
      </w:r>
      <w:proofErr w:type="spellEnd"/>
      <w:r w:rsidR="00C96A3C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="00C96A3C">
        <w:rPr>
          <w:rFonts w:ascii="Arial" w:hAnsi="Arial" w:cs="Arial"/>
          <w:sz w:val="24"/>
          <w:szCs w:val="24"/>
          <w:lang w:val="en-ID"/>
        </w:rPr>
        <w:t>beberapa</w:t>
      </w:r>
      <w:proofErr w:type="spellEnd"/>
      <w:r w:rsidR="00C96A3C">
        <w:rPr>
          <w:rFonts w:ascii="Arial" w:hAnsi="Arial" w:cs="Arial"/>
          <w:sz w:val="24"/>
          <w:szCs w:val="24"/>
          <w:lang w:val="en-ID"/>
        </w:rPr>
        <w:t xml:space="preserve"> </w:t>
      </w:r>
      <w:r w:rsidR="00C96A3C" w:rsidRPr="00C96A3C">
        <w:rPr>
          <w:rFonts w:ascii="Arial" w:hAnsi="Arial" w:cs="Arial"/>
          <w:i/>
          <w:iCs/>
          <w:sz w:val="24"/>
          <w:szCs w:val="24"/>
          <w:lang w:val="en-ID"/>
        </w:rPr>
        <w:t>browser</w:t>
      </w:r>
      <w:r w:rsidR="00FA5410">
        <w:rPr>
          <w:rFonts w:ascii="Arial" w:hAnsi="Arial" w:cs="Arial"/>
          <w:sz w:val="24"/>
          <w:szCs w:val="24"/>
          <w:lang w:val="en-ID"/>
        </w:rPr>
        <w:t>.</w:t>
      </w:r>
      <w:r w:rsidR="00CC1AC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83C66">
        <w:rPr>
          <w:rFonts w:ascii="Arial" w:hAnsi="Arial" w:cs="Arial"/>
          <w:sz w:val="24"/>
          <w:szCs w:val="24"/>
          <w:lang w:val="en-ID"/>
        </w:rPr>
        <w:t>Se</w:t>
      </w:r>
      <w:r w:rsidR="00572D02">
        <w:rPr>
          <w:rFonts w:ascii="Arial" w:hAnsi="Arial" w:cs="Arial"/>
          <w:sz w:val="24"/>
          <w:szCs w:val="24"/>
          <w:lang w:val="en-ID"/>
        </w:rPr>
        <w:t>lain</w:t>
      </w:r>
      <w:proofErr w:type="spellEnd"/>
      <w:r w:rsidR="00572D0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72D02">
        <w:rPr>
          <w:rFonts w:ascii="Arial" w:hAnsi="Arial" w:cs="Arial"/>
          <w:sz w:val="24"/>
          <w:szCs w:val="24"/>
          <w:lang w:val="en-ID"/>
        </w:rPr>
        <w:t>itu</w:t>
      </w:r>
      <w:proofErr w:type="spellEnd"/>
      <w:r w:rsidR="00107DC1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107DC1">
        <w:rPr>
          <w:rFonts w:ascii="Arial" w:hAnsi="Arial" w:cs="Arial"/>
          <w:sz w:val="24"/>
          <w:szCs w:val="24"/>
          <w:lang w:val="en-ID"/>
        </w:rPr>
        <w:t>penulis</w:t>
      </w:r>
      <w:proofErr w:type="spellEnd"/>
      <w:r w:rsidR="00107DC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7DC1">
        <w:rPr>
          <w:rFonts w:ascii="Arial" w:hAnsi="Arial" w:cs="Arial"/>
          <w:sz w:val="24"/>
          <w:szCs w:val="24"/>
          <w:lang w:val="en-ID"/>
        </w:rPr>
        <w:t>masih</w:t>
      </w:r>
      <w:proofErr w:type="spellEnd"/>
      <w:r w:rsidR="00107DC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7DC1">
        <w:rPr>
          <w:rFonts w:ascii="Arial" w:hAnsi="Arial" w:cs="Arial"/>
          <w:sz w:val="24"/>
          <w:szCs w:val="24"/>
          <w:lang w:val="en-ID"/>
        </w:rPr>
        <w:t>memiliki</w:t>
      </w:r>
      <w:proofErr w:type="spellEnd"/>
      <w:r w:rsidR="00107DC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07DC1">
        <w:rPr>
          <w:rFonts w:ascii="Arial" w:hAnsi="Arial" w:cs="Arial"/>
          <w:sz w:val="24"/>
          <w:szCs w:val="24"/>
          <w:lang w:val="en-ID"/>
        </w:rPr>
        <w:t>keterbatasan</w:t>
      </w:r>
      <w:proofErr w:type="spellEnd"/>
      <w:r w:rsidR="00107DC1">
        <w:rPr>
          <w:rFonts w:ascii="Arial" w:hAnsi="Arial" w:cs="Arial"/>
          <w:sz w:val="24"/>
          <w:szCs w:val="24"/>
          <w:lang w:val="en-ID"/>
        </w:rPr>
        <w:t xml:space="preserve"> </w:t>
      </w:r>
      <w:r w:rsidR="00A80864">
        <w:rPr>
          <w:rFonts w:ascii="Arial" w:hAnsi="Arial" w:cs="Arial"/>
          <w:i/>
          <w:iCs/>
          <w:sz w:val="24"/>
          <w:szCs w:val="24"/>
          <w:lang w:val="en-ID"/>
        </w:rPr>
        <w:t>resource</w:t>
      </w:r>
      <w:r w:rsidR="00CC1AC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C1AC3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6861E2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861E2">
        <w:rPr>
          <w:rFonts w:ascii="Arial" w:hAnsi="Arial" w:cs="Arial"/>
          <w:sz w:val="24"/>
          <w:szCs w:val="24"/>
          <w:lang w:val="en-ID"/>
        </w:rPr>
        <w:t>merealisasikannya</w:t>
      </w:r>
      <w:proofErr w:type="spellEnd"/>
      <w:r w:rsidR="00E96143">
        <w:rPr>
          <w:rFonts w:ascii="Arial" w:hAnsi="Arial" w:cs="Arial"/>
          <w:sz w:val="24"/>
          <w:szCs w:val="24"/>
          <w:lang w:val="en-ID"/>
        </w:rPr>
        <w:t>.</w:t>
      </w:r>
      <w:r w:rsidR="00EA5264">
        <w:rPr>
          <w:rFonts w:ascii="Arial" w:hAnsi="Arial" w:cs="Arial"/>
          <w:sz w:val="24"/>
          <w:szCs w:val="24"/>
          <w:lang w:val="en-ID"/>
        </w:rPr>
        <w:t xml:space="preserve"> </w:t>
      </w:r>
    </w:p>
    <w:p w14:paraId="41C07594" w14:textId="4374651F" w:rsidR="00583E74" w:rsidRPr="00583E74" w:rsidRDefault="00583E74" w:rsidP="00583E7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  <w:sz w:val="24"/>
          <w:szCs w:val="24"/>
          <w:lang w:val="en-ID"/>
        </w:rPr>
      </w:pPr>
      <w:r w:rsidRPr="00666FB2">
        <w:rPr>
          <w:rFonts w:ascii="Arial" w:hAnsi="Arial" w:cs="Arial"/>
          <w:i/>
          <w:iCs/>
          <w:sz w:val="24"/>
          <w:szCs w:val="24"/>
          <w:lang w:val="en-ID"/>
        </w:rPr>
        <w:t>Fact Checker</w:t>
      </w:r>
      <w:r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r w:rsidRPr="00666FB2">
        <w:rPr>
          <w:rFonts w:ascii="Arial" w:hAnsi="Arial" w:cs="Arial"/>
          <w:i/>
          <w:iCs/>
          <w:sz w:val="24"/>
          <w:szCs w:val="24"/>
          <w:lang w:val="en-ID"/>
        </w:rPr>
        <w:t>Hoax Filter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666FB2">
        <w:rPr>
          <w:rFonts w:ascii="Arial" w:hAnsi="Arial" w:cs="Arial"/>
          <w:i/>
          <w:iCs/>
          <w:sz w:val="24"/>
          <w:szCs w:val="24"/>
          <w:lang w:val="en-ID"/>
        </w:rPr>
        <w:t>Menfess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</w:p>
    <w:p w14:paraId="3F88129E" w14:textId="633667FD" w:rsidR="000672E2" w:rsidRPr="00F641F8" w:rsidRDefault="00761EAF" w:rsidP="003B35DB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  <w:lang w:val="en-ID"/>
        </w:rPr>
      </w:pPr>
      <w:r w:rsidRPr="00576AD9">
        <w:rPr>
          <w:rFonts w:ascii="Arial" w:hAnsi="Arial" w:cs="Arial"/>
          <w:sz w:val="24"/>
          <w:szCs w:val="24"/>
          <w:lang w:val="en-ID"/>
        </w:rPr>
        <w:t xml:space="preserve">Ide </w:t>
      </w:r>
      <w:proofErr w:type="spellStart"/>
      <w:r w:rsidRPr="00576AD9">
        <w:rPr>
          <w:rFonts w:ascii="Arial" w:hAnsi="Arial" w:cs="Arial"/>
          <w:sz w:val="24"/>
          <w:szCs w:val="24"/>
          <w:lang w:val="en-ID"/>
        </w:rPr>
        <w:t>alternatif</w:t>
      </w:r>
      <w:proofErr w:type="spellEnd"/>
      <w:r w:rsidR="00411B39" w:rsidRPr="00576AD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11B39" w:rsidRPr="00576AD9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411B39" w:rsidRPr="00576AD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11B39" w:rsidRPr="00576AD9">
        <w:rPr>
          <w:rFonts w:ascii="Arial" w:hAnsi="Arial" w:cs="Arial"/>
          <w:sz w:val="24"/>
          <w:szCs w:val="24"/>
          <w:lang w:val="en-ID"/>
        </w:rPr>
        <w:t>diterapkan</w:t>
      </w:r>
      <w:proofErr w:type="spellEnd"/>
      <w:r w:rsidR="00411B39" w:rsidRPr="00576AD9">
        <w:rPr>
          <w:rFonts w:ascii="Arial" w:hAnsi="Arial" w:cs="Arial"/>
          <w:sz w:val="24"/>
          <w:szCs w:val="24"/>
          <w:lang w:val="en-ID"/>
        </w:rPr>
        <w:t xml:space="preserve"> </w:t>
      </w:r>
      <w:r w:rsidR="0072775C" w:rsidRPr="00576AD9">
        <w:rPr>
          <w:rFonts w:ascii="Arial" w:hAnsi="Arial" w:cs="Arial"/>
          <w:sz w:val="24"/>
          <w:szCs w:val="24"/>
          <w:lang w:val="en-ID"/>
        </w:rPr>
        <w:t xml:space="preserve">pada </w:t>
      </w:r>
      <w:r w:rsidR="00576AD9" w:rsidRPr="00576AD9">
        <w:rPr>
          <w:rFonts w:ascii="Arial" w:hAnsi="Arial" w:cs="Arial"/>
          <w:sz w:val="24"/>
          <w:szCs w:val="24"/>
          <w:lang w:val="en-ID"/>
        </w:rPr>
        <w:t xml:space="preserve">platform Twitter </w:t>
      </w:r>
      <w:proofErr w:type="spellStart"/>
      <w:r w:rsidR="00576AD9" w:rsidRPr="00576AD9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576AD9" w:rsidRPr="00576AD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76AD9" w:rsidRPr="00576AD9">
        <w:rPr>
          <w:rFonts w:ascii="Arial" w:hAnsi="Arial" w:cs="Arial"/>
          <w:sz w:val="24"/>
          <w:szCs w:val="24"/>
          <w:lang w:val="en-ID"/>
        </w:rPr>
        <w:t>cara</w:t>
      </w:r>
      <w:proofErr w:type="spellEnd"/>
      <w:r w:rsidR="00576AD9" w:rsidRPr="00576AD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76AD9" w:rsidRPr="00576AD9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576AD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770A5">
        <w:rPr>
          <w:rFonts w:ascii="Arial" w:hAnsi="Arial" w:cs="Arial"/>
          <w:sz w:val="24"/>
          <w:szCs w:val="24"/>
          <w:lang w:val="en-ID"/>
        </w:rPr>
        <w:t>mengirimkan</w:t>
      </w:r>
      <w:proofErr w:type="spellEnd"/>
      <w:r w:rsidR="001770A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770A5">
        <w:rPr>
          <w:rFonts w:ascii="Arial" w:hAnsi="Arial" w:cs="Arial"/>
          <w:sz w:val="24"/>
          <w:szCs w:val="24"/>
          <w:lang w:val="en-ID"/>
        </w:rPr>
        <w:t>kutipan</w:t>
      </w:r>
      <w:proofErr w:type="spellEnd"/>
      <w:r w:rsidR="001770A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770A5">
        <w:rPr>
          <w:rFonts w:ascii="Arial" w:hAnsi="Arial" w:cs="Arial"/>
          <w:sz w:val="24"/>
          <w:szCs w:val="24"/>
          <w:lang w:val="en-ID"/>
        </w:rPr>
        <w:t>klaim</w:t>
      </w:r>
      <w:proofErr w:type="spellEnd"/>
      <w:r w:rsidR="001770A5">
        <w:rPr>
          <w:rFonts w:ascii="Arial" w:hAnsi="Arial" w:cs="Arial"/>
          <w:sz w:val="24"/>
          <w:szCs w:val="24"/>
          <w:lang w:val="en-ID"/>
        </w:rPr>
        <w:t xml:space="preserve"> </w:t>
      </w:r>
      <w:r w:rsidR="00716350">
        <w:rPr>
          <w:rFonts w:ascii="Arial" w:hAnsi="Arial" w:cs="Arial"/>
          <w:sz w:val="24"/>
          <w:szCs w:val="24"/>
          <w:lang w:val="en-ID"/>
        </w:rPr>
        <w:t xml:space="preserve">via </w:t>
      </w:r>
      <w:r w:rsidR="00EA7D08">
        <w:rPr>
          <w:rFonts w:ascii="Arial" w:hAnsi="Arial" w:cs="Arial"/>
          <w:i/>
          <w:iCs/>
          <w:sz w:val="24"/>
          <w:szCs w:val="24"/>
          <w:lang w:val="en-ID"/>
        </w:rPr>
        <w:t>direct message</w:t>
      </w:r>
      <w:r w:rsidR="00E35250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C389E">
        <w:rPr>
          <w:rFonts w:ascii="Arial" w:hAnsi="Arial" w:cs="Arial"/>
          <w:sz w:val="24"/>
          <w:szCs w:val="24"/>
          <w:lang w:val="en-ID"/>
        </w:rPr>
        <w:t>k</w:t>
      </w:r>
      <w:r w:rsidR="00A440E9">
        <w:rPr>
          <w:rFonts w:ascii="Arial" w:hAnsi="Arial" w:cs="Arial"/>
          <w:sz w:val="24"/>
          <w:szCs w:val="24"/>
          <w:lang w:val="en-ID"/>
        </w:rPr>
        <w:t>emudian</w:t>
      </w:r>
      <w:proofErr w:type="spellEnd"/>
      <w:r w:rsidR="00A440E9">
        <w:rPr>
          <w:rFonts w:ascii="Arial" w:hAnsi="Arial" w:cs="Arial"/>
          <w:sz w:val="24"/>
          <w:szCs w:val="24"/>
          <w:lang w:val="en-ID"/>
        </w:rPr>
        <w:t xml:space="preserve"> bot </w:t>
      </w:r>
      <w:proofErr w:type="spellStart"/>
      <w:r w:rsidR="00A440E9">
        <w:rPr>
          <w:rFonts w:ascii="Arial" w:hAnsi="Arial" w:cs="Arial"/>
          <w:i/>
          <w:iCs/>
          <w:sz w:val="24"/>
          <w:szCs w:val="24"/>
          <w:lang w:val="en-ID"/>
        </w:rPr>
        <w:t>menfess</w:t>
      </w:r>
      <w:proofErr w:type="spellEnd"/>
      <w:r w:rsidR="00A440E9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 w:rsidR="00A440E9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="00A440E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440E9">
        <w:rPr>
          <w:rFonts w:ascii="Arial" w:hAnsi="Arial" w:cs="Arial"/>
          <w:sz w:val="24"/>
          <w:szCs w:val="24"/>
          <w:lang w:val="en-ID"/>
        </w:rPr>
        <w:t>mengunggah</w:t>
      </w:r>
      <w:proofErr w:type="spellEnd"/>
      <w:r w:rsidR="00A440E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F155C">
        <w:rPr>
          <w:rFonts w:ascii="Arial" w:hAnsi="Arial" w:cs="Arial"/>
          <w:sz w:val="24"/>
          <w:szCs w:val="24"/>
          <w:lang w:val="en-ID"/>
        </w:rPr>
        <w:t>kutipan</w:t>
      </w:r>
      <w:proofErr w:type="spellEnd"/>
      <w:r w:rsidR="001F155C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1F155C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="001F15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F155C">
        <w:rPr>
          <w:rFonts w:ascii="Arial" w:hAnsi="Arial" w:cs="Arial"/>
          <w:sz w:val="24"/>
          <w:szCs w:val="24"/>
          <w:lang w:val="en-ID"/>
        </w:rPr>
        <w:t>dikirim</w:t>
      </w:r>
      <w:proofErr w:type="spellEnd"/>
      <w:r w:rsidR="001F155C">
        <w:rPr>
          <w:rFonts w:ascii="Arial" w:hAnsi="Arial" w:cs="Arial"/>
          <w:sz w:val="24"/>
          <w:szCs w:val="24"/>
          <w:lang w:val="en-ID"/>
        </w:rPr>
        <w:t xml:space="preserve"> </w:t>
      </w:r>
      <w:r w:rsidR="001F155C" w:rsidRPr="132DC510">
        <w:rPr>
          <w:rFonts w:ascii="Arial" w:hAnsi="Arial" w:cs="Arial"/>
          <w:i/>
          <w:sz w:val="24"/>
          <w:szCs w:val="24"/>
          <w:lang w:val="en-ID"/>
        </w:rPr>
        <w:t>user</w:t>
      </w:r>
      <w:r w:rsidR="001F15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F155C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="001F15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6CBC">
        <w:rPr>
          <w:rFonts w:ascii="Arial" w:hAnsi="Arial" w:cs="Arial"/>
          <w:sz w:val="24"/>
          <w:szCs w:val="24"/>
          <w:lang w:val="en-ID"/>
        </w:rPr>
        <w:t>laman</w:t>
      </w:r>
      <w:proofErr w:type="spellEnd"/>
      <w:r w:rsidR="00CD6CB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6CBC">
        <w:rPr>
          <w:rFonts w:ascii="Arial" w:hAnsi="Arial" w:cs="Arial"/>
          <w:sz w:val="24"/>
          <w:szCs w:val="24"/>
          <w:lang w:val="en-ID"/>
        </w:rPr>
        <w:t>akun</w:t>
      </w:r>
      <w:proofErr w:type="spellEnd"/>
      <w:r w:rsidR="00CD6CB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6CBC">
        <w:rPr>
          <w:rFonts w:ascii="Arial" w:hAnsi="Arial" w:cs="Arial"/>
          <w:i/>
          <w:iCs/>
          <w:sz w:val="24"/>
          <w:szCs w:val="24"/>
          <w:lang w:val="en-ID"/>
        </w:rPr>
        <w:t>menfess</w:t>
      </w:r>
      <w:proofErr w:type="spellEnd"/>
      <w:r w:rsidR="00CD6CBC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EE2DCD">
        <w:rPr>
          <w:rFonts w:ascii="Arial" w:hAnsi="Arial" w:cs="Arial"/>
          <w:sz w:val="24"/>
          <w:szCs w:val="24"/>
          <w:lang w:val="en-ID"/>
        </w:rPr>
        <w:t>Akurasi</w:t>
      </w:r>
      <w:proofErr w:type="spellEnd"/>
      <w:r w:rsidR="00EE2DC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E2DCD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EE2DC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EE2DCD">
        <w:rPr>
          <w:rFonts w:ascii="Arial" w:hAnsi="Arial" w:cs="Arial"/>
          <w:sz w:val="24"/>
          <w:szCs w:val="24"/>
          <w:lang w:val="en-ID"/>
        </w:rPr>
        <w:t>ditentukan</w:t>
      </w:r>
      <w:proofErr w:type="spellEnd"/>
      <w:r w:rsidR="00EE2DCD">
        <w:rPr>
          <w:rFonts w:ascii="Arial" w:hAnsi="Arial" w:cs="Arial"/>
          <w:sz w:val="24"/>
          <w:szCs w:val="24"/>
          <w:lang w:val="en-ID"/>
        </w:rPr>
        <w:t xml:space="preserve"> oleh </w:t>
      </w:r>
      <w:proofErr w:type="spellStart"/>
      <w:r w:rsidR="00AD1D9A">
        <w:rPr>
          <w:rFonts w:ascii="Arial" w:hAnsi="Arial" w:cs="Arial"/>
          <w:sz w:val="24"/>
          <w:szCs w:val="24"/>
          <w:lang w:val="en-ID"/>
        </w:rPr>
        <w:t>respon</w:t>
      </w:r>
      <w:proofErr w:type="spellEnd"/>
      <w:r w:rsidR="00AD1D9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35691">
        <w:rPr>
          <w:rFonts w:ascii="Arial" w:hAnsi="Arial" w:cs="Arial"/>
          <w:sz w:val="24"/>
          <w:szCs w:val="24"/>
          <w:lang w:val="en-ID"/>
        </w:rPr>
        <w:t>pengikut</w:t>
      </w:r>
      <w:proofErr w:type="spellEnd"/>
      <w:r w:rsidR="0033569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35691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33569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35691">
        <w:rPr>
          <w:rFonts w:ascii="Arial" w:hAnsi="Arial" w:cs="Arial"/>
          <w:sz w:val="24"/>
          <w:szCs w:val="24"/>
          <w:lang w:val="en-ID"/>
        </w:rPr>
        <w:t>akun</w:t>
      </w:r>
      <w:proofErr w:type="spellEnd"/>
      <w:r w:rsidR="0033569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641F8">
        <w:rPr>
          <w:rFonts w:ascii="Arial" w:hAnsi="Arial" w:cs="Arial"/>
          <w:i/>
          <w:iCs/>
          <w:sz w:val="24"/>
          <w:szCs w:val="24"/>
          <w:lang w:val="en-ID"/>
        </w:rPr>
        <w:t>menfess</w:t>
      </w:r>
      <w:proofErr w:type="spellEnd"/>
      <w:r w:rsidR="00F641F8">
        <w:rPr>
          <w:rFonts w:ascii="Arial" w:hAnsi="Arial" w:cs="Arial"/>
          <w:sz w:val="24"/>
          <w:szCs w:val="24"/>
          <w:lang w:val="en-ID"/>
        </w:rPr>
        <w:t xml:space="preserve">. </w:t>
      </w:r>
      <w:r w:rsidR="003B35DB">
        <w:rPr>
          <w:rFonts w:ascii="Arial" w:hAnsi="Arial" w:cs="Arial"/>
          <w:sz w:val="24"/>
          <w:szCs w:val="24"/>
          <w:lang w:val="en-ID"/>
        </w:rPr>
        <w:t xml:space="preserve">Ide </w:t>
      </w:r>
      <w:proofErr w:type="spellStart"/>
      <w:r w:rsidR="003B35DB">
        <w:rPr>
          <w:rFonts w:ascii="Arial" w:hAnsi="Arial" w:cs="Arial"/>
          <w:sz w:val="24"/>
          <w:szCs w:val="24"/>
          <w:lang w:val="en-ID"/>
        </w:rPr>
        <w:t>alternatif</w:t>
      </w:r>
      <w:proofErr w:type="spellEnd"/>
      <w:r w:rsidR="00D4732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D4732D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D4732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C0775">
        <w:rPr>
          <w:rFonts w:ascii="Arial" w:hAnsi="Arial" w:cs="Arial"/>
          <w:sz w:val="24"/>
          <w:szCs w:val="24"/>
          <w:lang w:val="en-ID"/>
        </w:rPr>
        <w:t>dianggap</w:t>
      </w:r>
      <w:proofErr w:type="spellEnd"/>
      <w:r w:rsidR="00CC0775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A4DB8">
        <w:rPr>
          <w:rFonts w:ascii="Arial" w:hAnsi="Arial" w:cs="Arial"/>
          <w:sz w:val="24"/>
          <w:szCs w:val="24"/>
          <w:lang w:val="en-ID"/>
        </w:rPr>
        <w:t>bukan</w:t>
      </w:r>
      <w:proofErr w:type="spellEnd"/>
      <w:r w:rsidR="00FA4DB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A4DB8">
        <w:rPr>
          <w:rFonts w:ascii="Arial" w:hAnsi="Arial" w:cs="Arial"/>
          <w:sz w:val="24"/>
          <w:szCs w:val="24"/>
          <w:lang w:val="en-ID"/>
        </w:rPr>
        <w:t>merupakan</w:t>
      </w:r>
      <w:proofErr w:type="spellEnd"/>
      <w:r w:rsidR="00FA4DB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A4DB8"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 w:rsidR="00FA4DB8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FA4DB8">
        <w:rPr>
          <w:rFonts w:ascii="Arial" w:hAnsi="Arial" w:cs="Arial"/>
          <w:sz w:val="24"/>
          <w:szCs w:val="24"/>
          <w:lang w:val="en-ID"/>
        </w:rPr>
        <w:t>efektif</w:t>
      </w:r>
      <w:proofErr w:type="spellEnd"/>
      <w:r w:rsidR="00FA4DB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A4DB8">
        <w:rPr>
          <w:rFonts w:ascii="Arial" w:hAnsi="Arial" w:cs="Arial"/>
          <w:sz w:val="24"/>
          <w:szCs w:val="24"/>
          <w:lang w:val="en-ID"/>
        </w:rPr>
        <w:t>karena</w:t>
      </w:r>
      <w:proofErr w:type="spellEnd"/>
      <w:r w:rsidR="00FA4DB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A4DB8">
        <w:rPr>
          <w:rFonts w:ascii="Arial" w:hAnsi="Arial" w:cs="Arial"/>
          <w:sz w:val="24"/>
          <w:szCs w:val="24"/>
          <w:lang w:val="en-ID"/>
        </w:rPr>
        <w:t>klaim</w:t>
      </w:r>
      <w:proofErr w:type="spellEnd"/>
      <w:r w:rsidR="00FA4DB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3501F">
        <w:rPr>
          <w:rFonts w:ascii="Arial" w:hAnsi="Arial" w:cs="Arial"/>
          <w:sz w:val="24"/>
          <w:szCs w:val="24"/>
          <w:lang w:val="en-ID"/>
        </w:rPr>
        <w:t>bersifat</w:t>
      </w:r>
      <w:proofErr w:type="spellEnd"/>
      <w:r w:rsidR="00B3501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729D2">
        <w:rPr>
          <w:rFonts w:ascii="Arial" w:hAnsi="Arial" w:cs="Arial"/>
          <w:sz w:val="24"/>
          <w:szCs w:val="24"/>
          <w:lang w:val="en-ID"/>
        </w:rPr>
        <w:t>subjektif</w:t>
      </w:r>
      <w:proofErr w:type="spellEnd"/>
      <w:r w:rsidR="007729D2">
        <w:rPr>
          <w:rFonts w:ascii="Arial" w:hAnsi="Arial" w:cs="Arial"/>
          <w:sz w:val="24"/>
          <w:szCs w:val="24"/>
          <w:lang w:val="en-ID"/>
        </w:rPr>
        <w:t xml:space="preserve">. </w:t>
      </w:r>
    </w:p>
    <w:p w14:paraId="39965677" w14:textId="5132C33E" w:rsidR="000D6646" w:rsidRDefault="000D6646" w:rsidP="000D6646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r w:rsidRPr="000D6646">
        <w:rPr>
          <w:rFonts w:ascii="Arial" w:hAnsi="Arial" w:cs="Arial"/>
          <w:i/>
          <w:iCs/>
          <w:sz w:val="24"/>
          <w:szCs w:val="24"/>
          <w:lang w:val="en-ID"/>
        </w:rPr>
        <w:t>Fact Checker</w:t>
      </w:r>
      <w:r w:rsidRPr="000D6646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0D6646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Pr="000D6646">
        <w:rPr>
          <w:rFonts w:ascii="Arial" w:hAnsi="Arial" w:cs="Arial"/>
          <w:sz w:val="24"/>
          <w:szCs w:val="24"/>
          <w:lang w:val="en-ID"/>
        </w:rPr>
        <w:t xml:space="preserve"> </w:t>
      </w:r>
      <w:r w:rsidRPr="000D6646">
        <w:rPr>
          <w:rFonts w:ascii="Arial" w:hAnsi="Arial" w:cs="Arial"/>
          <w:i/>
          <w:iCs/>
          <w:sz w:val="24"/>
          <w:szCs w:val="24"/>
          <w:lang w:val="en-ID"/>
        </w:rPr>
        <w:t xml:space="preserve">Hoax Filter </w:t>
      </w:r>
      <w:proofErr w:type="spellStart"/>
      <w:r w:rsidRPr="000D6646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Pr="000D6646">
        <w:rPr>
          <w:rFonts w:ascii="Arial" w:hAnsi="Arial" w:cs="Arial"/>
          <w:sz w:val="24"/>
          <w:szCs w:val="24"/>
          <w:lang w:val="en-ID"/>
        </w:rPr>
        <w:t xml:space="preserve"> Chatbot pada </w:t>
      </w:r>
      <w:r w:rsidR="00393A67" w:rsidRPr="00393A67">
        <w:rPr>
          <w:rFonts w:ascii="Arial" w:hAnsi="Arial" w:cs="Arial"/>
          <w:i/>
          <w:iCs/>
          <w:sz w:val="24"/>
          <w:szCs w:val="24"/>
          <w:lang w:val="en-ID"/>
        </w:rPr>
        <w:t>platform</w:t>
      </w:r>
      <w:r w:rsidRPr="000D6646">
        <w:rPr>
          <w:rFonts w:ascii="Arial" w:hAnsi="Arial" w:cs="Arial"/>
          <w:sz w:val="24"/>
          <w:szCs w:val="24"/>
          <w:lang w:val="en-ID"/>
        </w:rPr>
        <w:t xml:space="preserve"> LINE</w:t>
      </w:r>
    </w:p>
    <w:p w14:paraId="38C8EED8" w14:textId="6451AE3C" w:rsidR="00E70C0D" w:rsidRPr="00393A67" w:rsidRDefault="00E70C0D" w:rsidP="00F77EC3">
      <w:pPr>
        <w:pStyle w:val="ListParagraph"/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  <w:lang w:val="en-ID"/>
        </w:rPr>
      </w:pPr>
      <w:r w:rsidRPr="00E70C0D">
        <w:rPr>
          <w:rFonts w:ascii="Arial" w:hAnsi="Arial" w:cs="Arial"/>
          <w:i/>
          <w:iCs/>
          <w:sz w:val="24"/>
          <w:szCs w:val="24"/>
          <w:lang w:val="en-ID"/>
        </w:rPr>
        <w:t>Fact Checker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Chatbot pada </w:t>
      </w:r>
      <w:r w:rsidR="00393A67" w:rsidRPr="00393A67">
        <w:rPr>
          <w:rFonts w:ascii="Arial" w:hAnsi="Arial" w:cs="Arial"/>
          <w:i/>
          <w:iCs/>
          <w:sz w:val="24"/>
          <w:szCs w:val="24"/>
          <w:lang w:val="en-ID"/>
        </w:rPr>
        <w:t>platform</w:t>
      </w:r>
      <w:r>
        <w:rPr>
          <w:rFonts w:ascii="Arial" w:hAnsi="Arial" w:cs="Arial"/>
          <w:sz w:val="24"/>
          <w:szCs w:val="24"/>
          <w:lang w:val="en-ID"/>
        </w:rPr>
        <w:t xml:space="preserve"> LINE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berupa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Line Official Account (Line OA) yang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ditambahkan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oleh</w:t>
      </w:r>
      <w:r w:rsidR="00393A67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. Cara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kerjanya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pertama-tama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00393A67">
        <w:rPr>
          <w:rFonts w:ascii="Arial" w:hAnsi="Arial" w:cs="Arial"/>
          <w:i/>
          <w:iCs/>
          <w:sz w:val="24"/>
          <w:szCs w:val="24"/>
          <w:lang w:val="en-ID"/>
        </w:rPr>
        <w:t>user</w:t>
      </w:r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harus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menambahkan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Line OA </w:t>
      </w:r>
      <w:r w:rsidR="00393A67" w:rsidRPr="00393A67">
        <w:rPr>
          <w:rFonts w:ascii="Arial" w:hAnsi="Arial" w:cs="Arial"/>
          <w:i/>
          <w:iCs/>
          <w:sz w:val="24"/>
          <w:szCs w:val="24"/>
          <w:lang w:val="en-ID"/>
        </w:rPr>
        <w:t>Fact Checker</w:t>
      </w:r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ID yang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tersedia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Setelah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itu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menerima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00393A67">
        <w:rPr>
          <w:rFonts w:ascii="Arial" w:hAnsi="Arial" w:cs="Arial"/>
          <w:i/>
          <w:iCs/>
          <w:sz w:val="24"/>
          <w:szCs w:val="24"/>
          <w:lang w:val="en-ID"/>
        </w:rPr>
        <w:t>boarding message</w:t>
      </w:r>
      <w:r w:rsidR="00393A67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berupa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informasi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umum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tentang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7091D01F">
        <w:rPr>
          <w:rFonts w:ascii="Arial" w:hAnsi="Arial" w:cs="Arial"/>
          <w:i/>
          <w:sz w:val="24"/>
          <w:szCs w:val="24"/>
          <w:lang w:val="en-ID"/>
        </w:rPr>
        <w:t>Hoax Filter Chatbot</w:t>
      </w:r>
      <w:r w:rsidR="00393A67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petunjuk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penggunaan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bot pada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ruang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00393A67">
        <w:rPr>
          <w:rFonts w:ascii="Arial" w:hAnsi="Arial" w:cs="Arial"/>
          <w:i/>
          <w:iCs/>
          <w:sz w:val="24"/>
          <w:szCs w:val="24"/>
          <w:lang w:val="en-ID"/>
        </w:rPr>
        <w:t>chat</w:t>
      </w:r>
      <w:r w:rsidR="00393A67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Kemudian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7091D01F">
        <w:rPr>
          <w:rFonts w:ascii="Arial" w:hAnsi="Arial" w:cs="Arial"/>
          <w:i/>
          <w:sz w:val="24"/>
          <w:szCs w:val="24"/>
          <w:lang w:val="en-ID"/>
        </w:rPr>
        <w:t>command</w:t>
      </w:r>
      <w:r w:rsidR="00393A67">
        <w:rPr>
          <w:rFonts w:ascii="Arial" w:hAnsi="Arial" w:cs="Arial"/>
          <w:sz w:val="24"/>
          <w:szCs w:val="24"/>
          <w:lang w:val="en-ID"/>
        </w:rPr>
        <w:t xml:space="preserve"> /help, </w:t>
      </w:r>
      <w:bookmarkStart w:id="7" w:name="_Int_ph1yiM96"/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bot</w:t>
      </w:r>
      <w:bookmarkEnd w:id="7"/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menampilkan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00393A67">
        <w:rPr>
          <w:rFonts w:ascii="Arial" w:hAnsi="Arial" w:cs="Arial"/>
          <w:i/>
          <w:iCs/>
          <w:sz w:val="24"/>
          <w:szCs w:val="24"/>
          <w:lang w:val="en-ID"/>
        </w:rPr>
        <w:t>command-command</w:t>
      </w:r>
      <w:r w:rsidR="00393A67">
        <w:rPr>
          <w:rFonts w:ascii="Arial" w:hAnsi="Arial" w:cs="Arial"/>
          <w:sz w:val="24"/>
          <w:szCs w:val="24"/>
          <w:lang w:val="en-ID"/>
        </w:rPr>
        <w:t xml:space="preserve"> lain yang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dijalankan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oleh bot. Salah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satunya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6721D11F">
        <w:rPr>
          <w:rFonts w:ascii="Arial" w:hAnsi="Arial" w:cs="Arial"/>
          <w:i/>
          <w:sz w:val="24"/>
          <w:szCs w:val="24"/>
          <w:lang w:val="en-ID"/>
        </w:rPr>
        <w:t>command</w:t>
      </w:r>
      <w:r w:rsidR="00393A67">
        <w:rPr>
          <w:rFonts w:ascii="Arial" w:hAnsi="Arial" w:cs="Arial"/>
          <w:sz w:val="24"/>
          <w:szCs w:val="24"/>
          <w:lang w:val="en-ID"/>
        </w:rPr>
        <w:t xml:space="preserve"> /check yang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merupakan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003C328B">
        <w:rPr>
          <w:rFonts w:ascii="Arial" w:hAnsi="Arial" w:cs="Arial"/>
          <w:i/>
          <w:iCs/>
          <w:sz w:val="24"/>
          <w:szCs w:val="24"/>
          <w:lang w:val="en-ID"/>
        </w:rPr>
        <w:t>main</w:t>
      </w:r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00393A67">
        <w:rPr>
          <w:rFonts w:ascii="Arial" w:hAnsi="Arial" w:cs="Arial"/>
          <w:i/>
          <w:iCs/>
          <w:sz w:val="24"/>
          <w:szCs w:val="24"/>
          <w:lang w:val="en-ID"/>
        </w:rPr>
        <w:t>command</w:t>
      </w:r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bot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mengecek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3A67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393A67">
        <w:rPr>
          <w:rFonts w:ascii="Arial" w:hAnsi="Arial" w:cs="Arial"/>
          <w:sz w:val="24"/>
          <w:szCs w:val="24"/>
          <w:lang w:val="en-ID"/>
        </w:rPr>
        <w:t xml:space="preserve"> </w:t>
      </w:r>
      <w:r w:rsidR="00393A67" w:rsidRPr="00393A67">
        <w:rPr>
          <w:rFonts w:ascii="Arial" w:hAnsi="Arial" w:cs="Arial"/>
          <w:i/>
          <w:iCs/>
          <w:sz w:val="24"/>
          <w:szCs w:val="24"/>
          <w:lang w:val="en-ID"/>
        </w:rPr>
        <w:t>hoax</w:t>
      </w:r>
      <w:r w:rsidR="00393A67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/check (keyword: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judul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>/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artikel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), bot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memproses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r w:rsidR="003C328B" w:rsidRPr="003C328B">
        <w:rPr>
          <w:rFonts w:ascii="Arial" w:hAnsi="Arial" w:cs="Arial"/>
          <w:i/>
          <w:iCs/>
          <w:sz w:val="24"/>
          <w:szCs w:val="24"/>
          <w:lang w:val="en-ID"/>
        </w:rPr>
        <w:t>keyword</w:t>
      </w:r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kemudian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menampilkan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sumber-</w:t>
      </w:r>
      <w:r w:rsidR="6721D11F" w:rsidRPr="6721D11F">
        <w:rPr>
          <w:rFonts w:ascii="Arial" w:hAnsi="Arial" w:cs="Arial"/>
          <w:sz w:val="24"/>
          <w:szCs w:val="24"/>
          <w:lang w:val="en-ID"/>
        </w:rPr>
        <w:t>sumber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kredibel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melakukan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klaim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rating/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nilai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kebenaran</w:t>
      </w:r>
      <w:proofErr w:type="spellEnd"/>
      <w:r w:rsidR="003C328B">
        <w:rPr>
          <w:rFonts w:ascii="Arial" w:hAnsi="Arial" w:cs="Arial"/>
          <w:sz w:val="24"/>
          <w:szCs w:val="24"/>
          <w:lang w:val="en-ID"/>
        </w:rPr>
        <w:t xml:space="preserve"> </w:t>
      </w:r>
      <w:r w:rsidR="003C328B" w:rsidRPr="701853CA">
        <w:rPr>
          <w:rFonts w:ascii="Arial" w:hAnsi="Arial" w:cs="Arial"/>
          <w:i/>
          <w:sz w:val="24"/>
          <w:szCs w:val="24"/>
          <w:lang w:val="en-ID"/>
        </w:rPr>
        <w:t>keyword</w:t>
      </w:r>
      <w:r w:rsidR="003C328B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3C328B">
        <w:rPr>
          <w:rFonts w:ascii="Arial" w:hAnsi="Arial" w:cs="Arial"/>
          <w:sz w:val="24"/>
          <w:szCs w:val="24"/>
          <w:lang w:val="en-ID"/>
        </w:rPr>
        <w:t>dimasukkan</w:t>
      </w:r>
      <w:proofErr w:type="spellEnd"/>
      <w:r w:rsidR="701853CA" w:rsidRPr="701853CA">
        <w:rPr>
          <w:rFonts w:ascii="Arial" w:hAnsi="Arial" w:cs="Arial"/>
          <w:sz w:val="24"/>
          <w:szCs w:val="24"/>
          <w:lang w:val="en-ID"/>
        </w:rPr>
        <w:t xml:space="preserve">.   </w:t>
      </w:r>
    </w:p>
    <w:p w14:paraId="75EFD96C" w14:textId="29CEB1C9" w:rsidR="00E941A2" w:rsidRDefault="00C13507" w:rsidP="0026135A">
      <w:pPr>
        <w:pStyle w:val="ListParagraph"/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95547C">
        <w:rPr>
          <w:rFonts w:ascii="Arial" w:hAnsi="Arial" w:cs="Arial"/>
          <w:sz w:val="24"/>
          <w:szCs w:val="24"/>
          <w:lang w:val="en-ID"/>
        </w:rPr>
        <w:t>Kelebihan</w:t>
      </w:r>
      <w:proofErr w:type="spellEnd"/>
      <w:r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5547C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5547C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Pr="0095547C">
        <w:rPr>
          <w:rFonts w:ascii="Arial" w:hAnsi="Arial" w:cs="Arial"/>
          <w:sz w:val="24"/>
          <w:szCs w:val="24"/>
          <w:lang w:val="en-ID"/>
        </w:rPr>
        <w:t xml:space="preserve"> LINE Chatbot </w:t>
      </w:r>
      <w:proofErr w:type="spellStart"/>
      <w:r w:rsidRPr="0095547C">
        <w:rPr>
          <w:rFonts w:ascii="Arial" w:hAnsi="Arial" w:cs="Arial"/>
          <w:sz w:val="24"/>
          <w:szCs w:val="24"/>
          <w:lang w:val="en-ID"/>
        </w:rPr>
        <w:t>sendiri</w:t>
      </w:r>
      <w:proofErr w:type="spellEnd"/>
      <w:r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5547C">
        <w:rPr>
          <w:rFonts w:ascii="Arial" w:hAnsi="Arial" w:cs="Arial"/>
          <w:sz w:val="24"/>
          <w:szCs w:val="24"/>
          <w:lang w:val="en-ID"/>
        </w:rPr>
        <w:t>yaitu</w:t>
      </w:r>
      <w:proofErr w:type="spellEnd"/>
      <w:r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240D2" w:rsidRPr="0095547C">
        <w:rPr>
          <w:rFonts w:ascii="Arial" w:hAnsi="Arial" w:cs="Arial"/>
          <w:sz w:val="24"/>
          <w:szCs w:val="24"/>
          <w:lang w:val="en-ID"/>
        </w:rPr>
        <w:t>fitur</w:t>
      </w:r>
      <w:proofErr w:type="spellEnd"/>
      <w:r w:rsidR="00A240D2" w:rsidRPr="0095547C">
        <w:rPr>
          <w:rFonts w:ascii="Arial" w:hAnsi="Arial" w:cs="Arial"/>
          <w:sz w:val="24"/>
          <w:szCs w:val="24"/>
          <w:lang w:val="en-ID"/>
        </w:rPr>
        <w:t xml:space="preserve"> bot di LINE </w:t>
      </w:r>
      <w:proofErr w:type="spellStart"/>
      <w:r w:rsidR="00A240D2" w:rsidRPr="0095547C">
        <w:rPr>
          <w:rFonts w:ascii="Arial" w:hAnsi="Arial" w:cs="Arial"/>
          <w:sz w:val="24"/>
          <w:szCs w:val="24"/>
          <w:lang w:val="en-ID"/>
        </w:rPr>
        <w:t>telah</w:t>
      </w:r>
      <w:proofErr w:type="spellEnd"/>
      <w:r w:rsidR="00A240D2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240D2" w:rsidRPr="0095547C">
        <w:rPr>
          <w:rFonts w:ascii="Arial" w:hAnsi="Arial" w:cs="Arial"/>
          <w:sz w:val="24"/>
          <w:szCs w:val="24"/>
          <w:lang w:val="en-ID"/>
        </w:rPr>
        <w:t>dipromosikan</w:t>
      </w:r>
      <w:proofErr w:type="spellEnd"/>
      <w:r w:rsidR="00A240D2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240D2" w:rsidRPr="0095547C">
        <w:rPr>
          <w:rFonts w:ascii="Arial" w:hAnsi="Arial" w:cs="Arial"/>
          <w:sz w:val="24"/>
          <w:szCs w:val="24"/>
          <w:lang w:val="en-ID"/>
        </w:rPr>
        <w:t>secara</w:t>
      </w:r>
      <w:proofErr w:type="spellEnd"/>
      <w:r w:rsidR="00A240D2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240D2" w:rsidRPr="0095547C">
        <w:rPr>
          <w:rFonts w:ascii="Arial" w:hAnsi="Arial" w:cs="Arial"/>
          <w:sz w:val="24"/>
          <w:szCs w:val="24"/>
          <w:lang w:val="en-ID"/>
        </w:rPr>
        <w:t>aktif</w:t>
      </w:r>
      <w:proofErr w:type="spellEnd"/>
      <w:r w:rsidR="00A240D2" w:rsidRPr="0095547C">
        <w:rPr>
          <w:rFonts w:ascii="Arial" w:hAnsi="Arial" w:cs="Arial"/>
          <w:sz w:val="24"/>
          <w:szCs w:val="24"/>
          <w:lang w:val="en-ID"/>
        </w:rPr>
        <w:t xml:space="preserve"> oleh </w:t>
      </w:r>
      <w:proofErr w:type="spellStart"/>
      <w:r w:rsidR="00A240D2" w:rsidRPr="0095547C">
        <w:rPr>
          <w:rFonts w:ascii="Arial" w:hAnsi="Arial" w:cs="Arial"/>
          <w:sz w:val="24"/>
          <w:szCs w:val="24"/>
          <w:lang w:val="en-ID"/>
        </w:rPr>
        <w:t>pihak</w:t>
      </w:r>
      <w:proofErr w:type="spellEnd"/>
      <w:r w:rsidR="00A240D2" w:rsidRPr="0095547C">
        <w:rPr>
          <w:rFonts w:ascii="Arial" w:hAnsi="Arial" w:cs="Arial"/>
          <w:sz w:val="24"/>
          <w:szCs w:val="24"/>
          <w:lang w:val="en-ID"/>
        </w:rPr>
        <w:t xml:space="preserve"> LINE </w:t>
      </w:r>
      <w:proofErr w:type="spellStart"/>
      <w:r w:rsidR="00A240D2" w:rsidRPr="0095547C"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 w:rsidR="00A240D2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A240D2" w:rsidRPr="0095547C">
        <w:rPr>
          <w:rFonts w:ascii="Arial" w:hAnsi="Arial" w:cs="Arial"/>
          <w:sz w:val="24"/>
          <w:szCs w:val="24"/>
          <w:lang w:val="en-ID"/>
        </w:rPr>
        <w:t>fitur</w:t>
      </w:r>
      <w:proofErr w:type="spellEnd"/>
      <w:r w:rsidR="00A240D2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40952" w:rsidRPr="0095547C">
        <w:rPr>
          <w:rFonts w:ascii="Arial" w:hAnsi="Arial" w:cs="Arial"/>
          <w:sz w:val="24"/>
          <w:szCs w:val="24"/>
          <w:lang w:val="en-ID"/>
        </w:rPr>
        <w:t>utama</w:t>
      </w:r>
      <w:proofErr w:type="spellEnd"/>
      <w:r w:rsidR="00540952" w:rsidRPr="0095547C">
        <w:rPr>
          <w:rFonts w:ascii="Arial" w:hAnsi="Arial" w:cs="Arial"/>
          <w:sz w:val="24"/>
          <w:szCs w:val="24"/>
          <w:lang w:val="en-ID"/>
        </w:rPr>
        <w:t xml:space="preserve"> LINE</w:t>
      </w:r>
      <w:r w:rsidR="00251F94" w:rsidRPr="0095547C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251F94" w:rsidRPr="0095547C">
        <w:rPr>
          <w:rFonts w:ascii="Arial" w:hAnsi="Arial" w:cs="Arial"/>
          <w:sz w:val="24"/>
          <w:szCs w:val="24"/>
          <w:lang w:val="en-ID"/>
        </w:rPr>
        <w:t>Selain</w:t>
      </w:r>
      <w:proofErr w:type="spellEnd"/>
      <w:r w:rsidR="00251F94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51F94" w:rsidRPr="0095547C">
        <w:rPr>
          <w:rFonts w:ascii="Arial" w:hAnsi="Arial" w:cs="Arial"/>
          <w:sz w:val="24"/>
          <w:szCs w:val="24"/>
          <w:lang w:val="en-ID"/>
        </w:rPr>
        <w:t>itu</w:t>
      </w:r>
      <w:proofErr w:type="spellEnd"/>
      <w:r w:rsidR="00251F94" w:rsidRPr="0095547C">
        <w:rPr>
          <w:rFonts w:ascii="Arial" w:hAnsi="Arial" w:cs="Arial"/>
          <w:sz w:val="24"/>
          <w:szCs w:val="24"/>
          <w:lang w:val="en-ID"/>
        </w:rPr>
        <w:t xml:space="preserve">, LINE </w:t>
      </w:r>
      <w:proofErr w:type="spellStart"/>
      <w:r w:rsidR="00251F94" w:rsidRPr="0095547C">
        <w:rPr>
          <w:rFonts w:ascii="Arial" w:hAnsi="Arial" w:cs="Arial"/>
          <w:sz w:val="24"/>
          <w:szCs w:val="24"/>
          <w:lang w:val="en-ID"/>
        </w:rPr>
        <w:t>memiliki</w:t>
      </w:r>
      <w:proofErr w:type="spellEnd"/>
      <w:r w:rsidR="00251F94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51F94" w:rsidRPr="0095547C">
        <w:rPr>
          <w:rFonts w:ascii="Arial" w:hAnsi="Arial" w:cs="Arial"/>
          <w:sz w:val="24"/>
          <w:szCs w:val="24"/>
          <w:lang w:val="en-ID"/>
        </w:rPr>
        <w:t>fitur</w:t>
      </w:r>
      <w:proofErr w:type="spellEnd"/>
      <w:r w:rsidR="00251F94" w:rsidRPr="0095547C">
        <w:rPr>
          <w:rFonts w:ascii="Arial" w:hAnsi="Arial" w:cs="Arial"/>
          <w:sz w:val="24"/>
          <w:szCs w:val="24"/>
          <w:lang w:val="en-ID"/>
        </w:rPr>
        <w:t xml:space="preserve"> lain </w:t>
      </w:r>
      <w:proofErr w:type="spellStart"/>
      <w:r w:rsidR="007364B7" w:rsidRPr="0095547C">
        <w:rPr>
          <w:rFonts w:ascii="Arial" w:hAnsi="Arial" w:cs="Arial"/>
          <w:sz w:val="24"/>
          <w:szCs w:val="24"/>
          <w:lang w:val="en-ID"/>
        </w:rPr>
        <w:t>b</w:t>
      </w:r>
      <w:r w:rsidR="00251F94" w:rsidRPr="0095547C">
        <w:rPr>
          <w:rFonts w:ascii="Arial" w:hAnsi="Arial" w:cs="Arial"/>
          <w:sz w:val="24"/>
          <w:szCs w:val="24"/>
          <w:lang w:val="en-ID"/>
        </w:rPr>
        <w:t>ernama</w:t>
      </w:r>
      <w:proofErr w:type="spellEnd"/>
      <w:r w:rsidR="00251F94" w:rsidRPr="0095547C">
        <w:rPr>
          <w:rFonts w:ascii="Arial" w:hAnsi="Arial" w:cs="Arial"/>
          <w:sz w:val="24"/>
          <w:szCs w:val="24"/>
          <w:lang w:val="en-ID"/>
        </w:rPr>
        <w:t xml:space="preserve"> LINE </w:t>
      </w:r>
      <w:r w:rsidR="006F57C6" w:rsidRPr="0095547C">
        <w:rPr>
          <w:rFonts w:ascii="Arial" w:hAnsi="Arial" w:cs="Arial"/>
          <w:sz w:val="24"/>
          <w:szCs w:val="24"/>
          <w:lang w:val="en-ID"/>
        </w:rPr>
        <w:t xml:space="preserve">VOOM </w:t>
      </w:r>
      <w:proofErr w:type="spellStart"/>
      <w:r w:rsidR="006F57C6" w:rsidRPr="0095547C">
        <w:rPr>
          <w:rFonts w:ascii="Arial" w:hAnsi="Arial" w:cs="Arial"/>
          <w:sz w:val="24"/>
          <w:szCs w:val="24"/>
          <w:lang w:val="en-ID"/>
        </w:rPr>
        <w:t>sehingga</w:t>
      </w:r>
      <w:proofErr w:type="spellEnd"/>
      <w:r w:rsidR="006F57C6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r w:rsidR="006666A9" w:rsidRPr="0095547C">
        <w:rPr>
          <w:rFonts w:ascii="Arial" w:hAnsi="Arial" w:cs="Arial"/>
          <w:i/>
          <w:sz w:val="24"/>
          <w:szCs w:val="24"/>
          <w:lang w:val="en-ID"/>
        </w:rPr>
        <w:t>update</w:t>
      </w:r>
      <w:r w:rsidR="006666A9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F57C6" w:rsidRPr="0095547C">
        <w:rPr>
          <w:rFonts w:ascii="Arial" w:hAnsi="Arial" w:cs="Arial"/>
          <w:sz w:val="24"/>
          <w:szCs w:val="24"/>
          <w:lang w:val="en-ID"/>
        </w:rPr>
        <w:t>tentang</w:t>
      </w:r>
      <w:proofErr w:type="spellEnd"/>
      <w:r w:rsidR="00AC59E6" w:rsidRPr="0095547C">
        <w:rPr>
          <w:rFonts w:ascii="Arial" w:hAnsi="Arial" w:cs="Arial"/>
          <w:sz w:val="24"/>
          <w:szCs w:val="24"/>
          <w:lang w:val="en-ID"/>
        </w:rPr>
        <w:t xml:space="preserve"> chatbot </w:t>
      </w:r>
      <w:proofErr w:type="spellStart"/>
      <w:r w:rsidR="006666A9" w:rsidRPr="0095547C"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 w:rsidR="006666A9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666A9" w:rsidRPr="0095547C">
        <w:rPr>
          <w:rFonts w:ascii="Arial" w:hAnsi="Arial" w:cs="Arial"/>
          <w:sz w:val="24"/>
          <w:szCs w:val="24"/>
          <w:lang w:val="en-ID"/>
        </w:rPr>
        <w:t>mudah</w:t>
      </w:r>
      <w:proofErr w:type="spellEnd"/>
      <w:r w:rsidR="006666A9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666A9" w:rsidRPr="0095547C">
        <w:rPr>
          <w:rFonts w:ascii="Arial" w:hAnsi="Arial" w:cs="Arial"/>
          <w:sz w:val="24"/>
          <w:szCs w:val="24"/>
          <w:lang w:val="en-ID"/>
        </w:rPr>
        <w:t>diketahui</w:t>
      </w:r>
      <w:proofErr w:type="spellEnd"/>
      <w:r w:rsidR="006666A9" w:rsidRPr="0095547C">
        <w:rPr>
          <w:rFonts w:ascii="Arial" w:hAnsi="Arial" w:cs="Arial"/>
          <w:sz w:val="24"/>
          <w:szCs w:val="24"/>
          <w:lang w:val="en-ID"/>
        </w:rPr>
        <w:t xml:space="preserve"> oleh </w:t>
      </w:r>
      <w:proofErr w:type="spellStart"/>
      <w:r w:rsidR="006666A9" w:rsidRPr="0095547C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6666A9" w:rsidRPr="0095547C">
        <w:rPr>
          <w:rFonts w:ascii="Arial" w:hAnsi="Arial" w:cs="Arial"/>
          <w:sz w:val="24"/>
          <w:szCs w:val="24"/>
          <w:lang w:val="en-ID"/>
        </w:rPr>
        <w:t xml:space="preserve">. </w:t>
      </w:r>
      <w:r w:rsidR="00685801" w:rsidRPr="0095547C">
        <w:rPr>
          <w:rFonts w:ascii="Arial" w:hAnsi="Arial" w:cs="Arial"/>
          <w:sz w:val="24"/>
          <w:szCs w:val="24"/>
          <w:lang w:val="en-ID"/>
        </w:rPr>
        <w:t xml:space="preserve">Fitur </w:t>
      </w:r>
      <w:r w:rsidR="00685801" w:rsidRPr="0095547C">
        <w:rPr>
          <w:rFonts w:ascii="Arial" w:hAnsi="Arial" w:cs="Arial"/>
          <w:i/>
          <w:sz w:val="24"/>
          <w:szCs w:val="24"/>
          <w:lang w:val="en-ID"/>
        </w:rPr>
        <w:t>post</w:t>
      </w:r>
      <w:r w:rsidR="00685801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r w:rsidR="006E62FE" w:rsidRPr="0095547C">
        <w:rPr>
          <w:rFonts w:ascii="Arial" w:hAnsi="Arial" w:cs="Arial"/>
          <w:sz w:val="24"/>
          <w:szCs w:val="24"/>
          <w:lang w:val="en-ID"/>
        </w:rPr>
        <w:t xml:space="preserve">pada LINE VOOM juga </w:t>
      </w:r>
      <w:proofErr w:type="spellStart"/>
      <w:r w:rsidR="006E62FE" w:rsidRPr="0095547C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6E62FE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E62FE" w:rsidRPr="0095547C">
        <w:rPr>
          <w:rFonts w:ascii="Arial" w:hAnsi="Arial" w:cs="Arial"/>
          <w:sz w:val="24"/>
          <w:szCs w:val="24"/>
          <w:lang w:val="en-ID"/>
        </w:rPr>
        <w:t>dijadikan</w:t>
      </w:r>
      <w:proofErr w:type="spellEnd"/>
      <w:r w:rsidR="006E62FE" w:rsidRPr="0095547C">
        <w:rPr>
          <w:rFonts w:ascii="Arial" w:hAnsi="Arial" w:cs="Arial"/>
          <w:sz w:val="24"/>
          <w:szCs w:val="24"/>
          <w:lang w:val="en-ID"/>
        </w:rPr>
        <w:t xml:space="preserve"> media </w:t>
      </w:r>
      <w:proofErr w:type="spellStart"/>
      <w:r w:rsidR="006E62FE" w:rsidRPr="0095547C">
        <w:rPr>
          <w:rFonts w:ascii="Arial" w:hAnsi="Arial" w:cs="Arial"/>
          <w:sz w:val="24"/>
          <w:szCs w:val="24"/>
          <w:lang w:val="en-ID"/>
        </w:rPr>
        <w:t>publikasi</w:t>
      </w:r>
      <w:proofErr w:type="spellEnd"/>
      <w:r w:rsidR="006E62FE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5217" w:rsidRPr="0095547C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4A5217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5217" w:rsidRPr="0095547C">
        <w:rPr>
          <w:rFonts w:ascii="Arial" w:hAnsi="Arial" w:cs="Arial"/>
          <w:sz w:val="24"/>
          <w:szCs w:val="24"/>
          <w:lang w:val="en-ID"/>
        </w:rPr>
        <w:lastRenderedPageBreak/>
        <w:t>menampilkan</w:t>
      </w:r>
      <w:proofErr w:type="spellEnd"/>
      <w:r w:rsidR="004A5217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5217" w:rsidRPr="0095547C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4A5217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4A5217" w:rsidRPr="0095547C">
        <w:rPr>
          <w:rFonts w:ascii="Arial" w:hAnsi="Arial" w:cs="Arial"/>
          <w:sz w:val="24"/>
          <w:szCs w:val="24"/>
          <w:lang w:val="en-ID"/>
        </w:rPr>
        <w:t>terkini</w:t>
      </w:r>
      <w:proofErr w:type="spellEnd"/>
      <w:r w:rsidR="004A5217" w:rsidRPr="0095547C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4A5217" w:rsidRPr="0095547C">
        <w:rPr>
          <w:rFonts w:ascii="Arial" w:hAnsi="Arial" w:cs="Arial"/>
          <w:sz w:val="24"/>
          <w:szCs w:val="24"/>
          <w:lang w:val="en-ID"/>
        </w:rPr>
        <w:t>diangg</w:t>
      </w:r>
      <w:r w:rsidR="006E12AD" w:rsidRPr="0095547C">
        <w:rPr>
          <w:rFonts w:ascii="Arial" w:hAnsi="Arial" w:cs="Arial"/>
          <w:sz w:val="24"/>
          <w:szCs w:val="24"/>
          <w:lang w:val="en-ID"/>
        </w:rPr>
        <w:t>ap</w:t>
      </w:r>
      <w:proofErr w:type="spellEnd"/>
      <w:r w:rsidR="006E12AD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E12AD" w:rsidRPr="0095547C">
        <w:rPr>
          <w:rFonts w:ascii="Arial" w:hAnsi="Arial" w:cs="Arial"/>
          <w:sz w:val="24"/>
          <w:szCs w:val="24"/>
          <w:lang w:val="en-ID"/>
        </w:rPr>
        <w:t>sering</w:t>
      </w:r>
      <w:proofErr w:type="spellEnd"/>
      <w:r w:rsidR="006E12AD" w:rsidRPr="0095547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E12AD" w:rsidRPr="0095547C">
        <w:rPr>
          <w:rFonts w:ascii="Arial" w:hAnsi="Arial" w:cs="Arial"/>
          <w:sz w:val="24"/>
          <w:szCs w:val="24"/>
          <w:lang w:val="en-ID"/>
        </w:rPr>
        <w:t>ditanyakan</w:t>
      </w:r>
      <w:proofErr w:type="spellEnd"/>
      <w:r w:rsidR="006E12AD" w:rsidRPr="0095547C">
        <w:rPr>
          <w:rFonts w:ascii="Arial" w:hAnsi="Arial" w:cs="Arial"/>
          <w:sz w:val="24"/>
          <w:szCs w:val="24"/>
          <w:lang w:val="en-ID"/>
        </w:rPr>
        <w:t xml:space="preserve"> oleh </w:t>
      </w:r>
      <w:proofErr w:type="spellStart"/>
      <w:r w:rsidR="006E12AD" w:rsidRPr="0095547C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6E12AD" w:rsidRPr="0095547C">
        <w:rPr>
          <w:rFonts w:ascii="Arial" w:hAnsi="Arial" w:cs="Arial"/>
          <w:sz w:val="24"/>
          <w:szCs w:val="24"/>
          <w:lang w:val="en-ID"/>
        </w:rPr>
        <w:t>.</w:t>
      </w:r>
      <w:r w:rsidR="006E12AD">
        <w:rPr>
          <w:rFonts w:ascii="Arial" w:hAnsi="Arial" w:cs="Arial"/>
          <w:sz w:val="24"/>
          <w:szCs w:val="24"/>
          <w:lang w:val="en-ID"/>
        </w:rPr>
        <w:t xml:space="preserve"> </w:t>
      </w:r>
      <w:r w:rsidR="00685801">
        <w:rPr>
          <w:rFonts w:ascii="Arial" w:hAnsi="Arial" w:cs="Arial"/>
          <w:sz w:val="24"/>
          <w:szCs w:val="24"/>
          <w:lang w:val="en-ID"/>
        </w:rPr>
        <w:t xml:space="preserve"> </w:t>
      </w:r>
    </w:p>
    <w:p w14:paraId="5B629B77" w14:textId="34CECDFC" w:rsidR="00F2705F" w:rsidRDefault="00287A81" w:rsidP="00F2705F">
      <w:pPr>
        <w:pStyle w:val="ListParagraph"/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Kekurangan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r w:rsidRPr="00287A81">
        <w:rPr>
          <w:rFonts w:ascii="Arial" w:hAnsi="Arial" w:cs="Arial"/>
          <w:sz w:val="24"/>
          <w:szCs w:val="24"/>
          <w:lang w:val="en-ID"/>
        </w:rPr>
        <w:t>LINE</w:t>
      </w:r>
      <w:r w:rsidRPr="00287A81">
        <w:rPr>
          <w:rFonts w:ascii="Arial" w:hAnsi="Arial" w:cs="Arial"/>
          <w:i/>
          <w:iCs/>
          <w:sz w:val="24"/>
          <w:szCs w:val="24"/>
          <w:lang w:val="en-ID"/>
        </w:rPr>
        <w:t xml:space="preserve"> Chatbot</w:t>
      </w:r>
      <w:r>
        <w:rPr>
          <w:rFonts w:ascii="Arial" w:hAnsi="Arial" w:cs="Arial"/>
          <w:i/>
          <w:sz w:val="24"/>
          <w:szCs w:val="24"/>
          <w:lang w:val="en-ID"/>
        </w:rPr>
        <w:t xml:space="preserve"> </w:t>
      </w:r>
      <w:proofErr w:type="spellStart"/>
      <w:r w:rsidR="00DE1DA7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16ECB">
        <w:rPr>
          <w:rFonts w:ascii="Arial" w:hAnsi="Arial" w:cs="Arial"/>
          <w:sz w:val="24"/>
          <w:szCs w:val="24"/>
          <w:lang w:val="en-ID"/>
        </w:rPr>
        <w:t>hanya</w:t>
      </w:r>
      <w:proofErr w:type="spellEnd"/>
      <w:r w:rsidR="00C16E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16ECB">
        <w:rPr>
          <w:rFonts w:ascii="Arial" w:hAnsi="Arial" w:cs="Arial"/>
          <w:sz w:val="24"/>
          <w:szCs w:val="24"/>
          <w:lang w:val="en-ID"/>
        </w:rPr>
        <w:t>menerima</w:t>
      </w:r>
      <w:proofErr w:type="spellEnd"/>
      <w:r w:rsidR="00C16ECB">
        <w:rPr>
          <w:rFonts w:ascii="Arial" w:hAnsi="Arial" w:cs="Arial"/>
          <w:sz w:val="24"/>
          <w:szCs w:val="24"/>
          <w:lang w:val="en-ID"/>
        </w:rPr>
        <w:t xml:space="preserve"> data yang di-</w:t>
      </w:r>
      <w:r w:rsidR="00C16ECB">
        <w:rPr>
          <w:rFonts w:ascii="Arial" w:hAnsi="Arial" w:cs="Arial"/>
          <w:i/>
          <w:iCs/>
          <w:sz w:val="24"/>
          <w:szCs w:val="24"/>
          <w:lang w:val="en-ID"/>
        </w:rPr>
        <w:t xml:space="preserve">input </w:t>
      </w:r>
      <w:r w:rsidR="00C16ECB">
        <w:rPr>
          <w:rFonts w:ascii="Arial" w:hAnsi="Arial" w:cs="Arial"/>
          <w:sz w:val="24"/>
          <w:szCs w:val="24"/>
          <w:lang w:val="en-ID"/>
        </w:rPr>
        <w:t xml:space="preserve">oleh </w:t>
      </w:r>
      <w:proofErr w:type="spellStart"/>
      <w:r w:rsidR="00C16ECB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C16E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16ECB">
        <w:rPr>
          <w:rFonts w:ascii="Arial" w:hAnsi="Arial" w:cs="Arial"/>
          <w:sz w:val="24"/>
          <w:szCs w:val="24"/>
          <w:lang w:val="en-ID"/>
        </w:rPr>
        <w:t>sehingga</w:t>
      </w:r>
      <w:proofErr w:type="spellEnd"/>
      <w:r w:rsidR="00C16E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7135D">
        <w:rPr>
          <w:rFonts w:ascii="Arial" w:hAnsi="Arial" w:cs="Arial"/>
          <w:sz w:val="24"/>
          <w:szCs w:val="24"/>
          <w:lang w:val="en-ID"/>
        </w:rPr>
        <w:t>hasil</w:t>
      </w:r>
      <w:proofErr w:type="spellEnd"/>
      <w:r w:rsidR="0067135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7135D">
        <w:rPr>
          <w:rFonts w:ascii="Arial" w:hAnsi="Arial" w:cs="Arial"/>
          <w:sz w:val="24"/>
          <w:szCs w:val="24"/>
          <w:lang w:val="en-ID"/>
        </w:rPr>
        <w:t>pengecekkan</w:t>
      </w:r>
      <w:proofErr w:type="spellEnd"/>
      <w:r w:rsidR="0067135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7135D">
        <w:rPr>
          <w:rFonts w:ascii="Arial" w:hAnsi="Arial" w:cs="Arial"/>
          <w:sz w:val="24"/>
          <w:szCs w:val="24"/>
          <w:lang w:val="en-ID"/>
        </w:rPr>
        <w:t>hanya</w:t>
      </w:r>
      <w:proofErr w:type="spellEnd"/>
      <w:r w:rsidR="0067135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67135D">
        <w:rPr>
          <w:rFonts w:ascii="Arial" w:hAnsi="Arial" w:cs="Arial"/>
          <w:sz w:val="24"/>
          <w:szCs w:val="24"/>
          <w:lang w:val="en-ID"/>
        </w:rPr>
        <w:t>bergantung</w:t>
      </w:r>
      <w:proofErr w:type="spellEnd"/>
      <w:r w:rsidR="0067135D">
        <w:rPr>
          <w:rFonts w:ascii="Arial" w:hAnsi="Arial" w:cs="Arial"/>
          <w:sz w:val="24"/>
          <w:szCs w:val="24"/>
          <w:lang w:val="en-ID"/>
        </w:rPr>
        <w:t xml:space="preserve"> pada </w:t>
      </w:r>
      <w:r w:rsidR="0067135D" w:rsidRPr="0067135D">
        <w:rPr>
          <w:rFonts w:ascii="Arial" w:hAnsi="Arial" w:cs="Arial"/>
          <w:i/>
          <w:iCs/>
          <w:sz w:val="24"/>
          <w:szCs w:val="24"/>
          <w:lang w:val="en-ID"/>
        </w:rPr>
        <w:t>keyword</w:t>
      </w:r>
      <w:r w:rsidR="0067135D">
        <w:rPr>
          <w:rFonts w:ascii="Arial" w:hAnsi="Arial" w:cs="Arial"/>
          <w:sz w:val="24"/>
          <w:szCs w:val="24"/>
          <w:lang w:val="en-ID"/>
        </w:rPr>
        <w:t xml:space="preserve"> yang di-</w:t>
      </w:r>
      <w:r w:rsidR="0067135D" w:rsidRPr="0067135D">
        <w:rPr>
          <w:rFonts w:ascii="Arial" w:hAnsi="Arial" w:cs="Arial"/>
          <w:i/>
          <w:iCs/>
          <w:sz w:val="24"/>
          <w:szCs w:val="24"/>
          <w:lang w:val="en-ID"/>
        </w:rPr>
        <w:t>input</w:t>
      </w:r>
      <w:r w:rsidR="0067135D">
        <w:rPr>
          <w:rFonts w:ascii="Arial" w:hAnsi="Arial" w:cs="Arial"/>
          <w:sz w:val="24"/>
          <w:szCs w:val="24"/>
          <w:lang w:val="en-ID"/>
        </w:rPr>
        <w:t xml:space="preserve"> oleh </w:t>
      </w:r>
      <w:proofErr w:type="spellStart"/>
      <w:r w:rsidR="0067135D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67135D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0C0A1C">
        <w:rPr>
          <w:rFonts w:ascii="Arial" w:hAnsi="Arial" w:cs="Arial"/>
          <w:sz w:val="24"/>
          <w:szCs w:val="24"/>
          <w:lang w:val="en-ID"/>
        </w:rPr>
        <w:t>Sedangkan</w:t>
      </w:r>
      <w:proofErr w:type="spellEnd"/>
      <w:r w:rsidR="000C0A1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C0A1C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0C0A1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C0A1C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0C0A1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C0A1C">
        <w:rPr>
          <w:rFonts w:ascii="Arial" w:hAnsi="Arial" w:cs="Arial"/>
          <w:sz w:val="24"/>
          <w:szCs w:val="24"/>
          <w:lang w:val="en-ID"/>
        </w:rPr>
        <w:t>metode</w:t>
      </w:r>
      <w:proofErr w:type="spellEnd"/>
      <w:r w:rsidR="000C0A1C">
        <w:rPr>
          <w:rFonts w:ascii="Arial" w:hAnsi="Arial" w:cs="Arial"/>
          <w:sz w:val="24"/>
          <w:szCs w:val="24"/>
          <w:lang w:val="en-ID"/>
        </w:rPr>
        <w:t xml:space="preserve"> lain </w:t>
      </w:r>
      <w:proofErr w:type="spellStart"/>
      <w:r w:rsidR="000C0A1C">
        <w:rPr>
          <w:rFonts w:ascii="Arial" w:hAnsi="Arial" w:cs="Arial"/>
          <w:sz w:val="24"/>
          <w:szCs w:val="24"/>
          <w:lang w:val="en-ID"/>
        </w:rPr>
        <w:t>seperti</w:t>
      </w:r>
      <w:proofErr w:type="spellEnd"/>
      <w:r w:rsidR="000C0A1C">
        <w:rPr>
          <w:rFonts w:ascii="Arial" w:hAnsi="Arial" w:cs="Arial"/>
          <w:sz w:val="24"/>
          <w:szCs w:val="24"/>
          <w:lang w:val="en-ID"/>
        </w:rPr>
        <w:t xml:space="preserve"> </w:t>
      </w:r>
      <w:r w:rsidR="000C0A1C" w:rsidRPr="000C0A1C">
        <w:rPr>
          <w:rFonts w:ascii="Arial" w:hAnsi="Arial" w:cs="Arial"/>
          <w:i/>
          <w:iCs/>
          <w:sz w:val="24"/>
          <w:szCs w:val="24"/>
          <w:lang w:val="en-ID"/>
        </w:rPr>
        <w:t>extensi</w:t>
      </w:r>
      <w:r w:rsidR="000C0A1C">
        <w:rPr>
          <w:rFonts w:ascii="Arial" w:hAnsi="Arial" w:cs="Arial"/>
          <w:i/>
          <w:iCs/>
          <w:sz w:val="24"/>
          <w:szCs w:val="24"/>
          <w:lang w:val="en-ID"/>
        </w:rPr>
        <w:t xml:space="preserve">on </w:t>
      </w:r>
      <w:proofErr w:type="spellStart"/>
      <w:r w:rsidR="00FF0DFB">
        <w:rPr>
          <w:rFonts w:ascii="Arial" w:hAnsi="Arial" w:cs="Arial"/>
          <w:sz w:val="24"/>
          <w:szCs w:val="24"/>
          <w:lang w:val="en-ID"/>
        </w:rPr>
        <w:t>pengguna</w:t>
      </w:r>
      <w:proofErr w:type="spellEnd"/>
      <w:r w:rsidR="00FF0DF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F0DFB">
        <w:rPr>
          <w:rFonts w:ascii="Arial" w:hAnsi="Arial" w:cs="Arial"/>
          <w:sz w:val="24"/>
          <w:szCs w:val="24"/>
          <w:lang w:val="en-ID"/>
        </w:rPr>
        <w:t>mendapatkan</w:t>
      </w:r>
      <w:proofErr w:type="spellEnd"/>
      <w:r w:rsidR="00FF0DF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F0DFB">
        <w:rPr>
          <w:rFonts w:ascii="Arial" w:hAnsi="Arial" w:cs="Arial"/>
          <w:sz w:val="24"/>
          <w:szCs w:val="24"/>
          <w:lang w:val="en-ID"/>
        </w:rPr>
        <w:t>hasil</w:t>
      </w:r>
      <w:proofErr w:type="spellEnd"/>
      <w:r w:rsidR="00FF0DF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F0DFB">
        <w:rPr>
          <w:rFonts w:ascii="Arial" w:hAnsi="Arial" w:cs="Arial"/>
          <w:sz w:val="24"/>
          <w:szCs w:val="24"/>
          <w:lang w:val="en-ID"/>
        </w:rPr>
        <w:t>pengecekan</w:t>
      </w:r>
      <w:proofErr w:type="spellEnd"/>
      <w:r w:rsidR="00FF0DFB">
        <w:rPr>
          <w:rFonts w:ascii="Arial" w:hAnsi="Arial" w:cs="Arial"/>
          <w:sz w:val="24"/>
          <w:szCs w:val="24"/>
          <w:lang w:val="en-ID"/>
        </w:rPr>
        <w:t xml:space="preserve"> </w:t>
      </w:r>
      <w:r w:rsidR="00F203F1">
        <w:rPr>
          <w:rFonts w:ascii="Arial" w:hAnsi="Arial" w:cs="Arial"/>
          <w:sz w:val="24"/>
          <w:szCs w:val="24"/>
          <w:lang w:val="en-ID"/>
        </w:rPr>
        <w:t xml:space="preserve">yang </w:t>
      </w:r>
      <w:proofErr w:type="spellStart"/>
      <w:r w:rsidR="00F203F1"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 w:rsidR="00F203F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FF0DFB">
        <w:rPr>
          <w:rFonts w:ascii="Arial" w:hAnsi="Arial" w:cs="Arial"/>
          <w:sz w:val="24"/>
          <w:szCs w:val="24"/>
          <w:lang w:val="en-ID"/>
        </w:rPr>
        <w:t>efektif</w:t>
      </w:r>
      <w:proofErr w:type="spellEnd"/>
      <w:r w:rsidR="00186F0F">
        <w:rPr>
          <w:rFonts w:ascii="Arial" w:hAnsi="Arial" w:cs="Arial"/>
          <w:sz w:val="24"/>
          <w:szCs w:val="24"/>
          <w:lang w:val="en-ID"/>
        </w:rPr>
        <w:t>.</w:t>
      </w:r>
    </w:p>
    <w:p w14:paraId="6BB4E3CF" w14:textId="2460F86F" w:rsidR="00E722B1" w:rsidRPr="008247B2" w:rsidRDefault="659B16E1" w:rsidP="00E722B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en-ID"/>
        </w:rPr>
      </w:pPr>
      <w:r w:rsidRPr="659B16E1">
        <w:rPr>
          <w:rFonts w:ascii="Arial" w:hAnsi="Arial" w:cs="Arial"/>
          <w:sz w:val="24"/>
          <w:szCs w:val="24"/>
          <w:lang w:val="en-ID"/>
        </w:rPr>
        <w:t xml:space="preserve">Atas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analisis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terhadap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ketiga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alternatif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penulis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memutuskan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memilih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yang paling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efektif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direalisasikan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659B16E1">
        <w:rPr>
          <w:rFonts w:ascii="Arial" w:hAnsi="Arial" w:cs="Arial"/>
          <w:sz w:val="24"/>
          <w:szCs w:val="24"/>
          <w:lang w:val="en-ID"/>
        </w:rPr>
        <w:t>yaitu</w:t>
      </w:r>
      <w:proofErr w:type="spellEnd"/>
      <w:r w:rsidRPr="659B16E1">
        <w:rPr>
          <w:rFonts w:ascii="Arial" w:hAnsi="Arial" w:cs="Arial"/>
          <w:sz w:val="24"/>
          <w:szCs w:val="24"/>
          <w:lang w:val="en-ID"/>
        </w:rPr>
        <w:t xml:space="preserve"> </w:t>
      </w:r>
      <w:r w:rsidRPr="659B16E1">
        <w:rPr>
          <w:rFonts w:ascii="Arial" w:hAnsi="Arial" w:cs="Arial"/>
          <w:i/>
          <w:iCs/>
          <w:sz w:val="24"/>
          <w:szCs w:val="24"/>
          <w:lang w:val="en-ID"/>
        </w:rPr>
        <w:t>Fact Checker Chatbot</w:t>
      </w:r>
      <w:r w:rsidRPr="659B16E1">
        <w:rPr>
          <w:rFonts w:ascii="Arial" w:hAnsi="Arial" w:cs="Arial"/>
          <w:sz w:val="24"/>
          <w:szCs w:val="24"/>
          <w:lang w:val="en-ID"/>
        </w:rPr>
        <w:t xml:space="preserve"> pada </w:t>
      </w:r>
      <w:r w:rsidRPr="659B16E1">
        <w:rPr>
          <w:rFonts w:ascii="Arial" w:hAnsi="Arial" w:cs="Arial"/>
          <w:i/>
          <w:iCs/>
          <w:sz w:val="24"/>
          <w:szCs w:val="24"/>
          <w:lang w:val="en-ID"/>
        </w:rPr>
        <w:t>platform</w:t>
      </w:r>
      <w:r w:rsidRPr="659B16E1">
        <w:rPr>
          <w:rFonts w:ascii="Arial" w:hAnsi="Arial" w:cs="Arial"/>
          <w:sz w:val="24"/>
          <w:szCs w:val="24"/>
          <w:lang w:val="en-ID"/>
        </w:rPr>
        <w:t xml:space="preserve"> LINE. </w:t>
      </w:r>
      <w:proofErr w:type="spellStart"/>
      <w:r w:rsidR="003D40BC">
        <w:rPr>
          <w:rFonts w:ascii="Arial" w:hAnsi="Arial" w:cs="Arial"/>
          <w:sz w:val="24"/>
          <w:szCs w:val="24"/>
          <w:lang w:val="en-ID"/>
        </w:rPr>
        <w:t>Perealisasiannya</w:t>
      </w:r>
      <w:proofErr w:type="spellEnd"/>
      <w:r w:rsidR="003D40BC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3D40BC">
        <w:rPr>
          <w:rFonts w:ascii="Arial" w:hAnsi="Arial" w:cs="Arial"/>
          <w:sz w:val="24"/>
          <w:szCs w:val="24"/>
          <w:lang w:val="en-ID"/>
        </w:rPr>
        <w:t>masih</w:t>
      </w:r>
      <w:proofErr w:type="spellEnd"/>
      <w:r w:rsidR="003D40BC">
        <w:rPr>
          <w:rFonts w:ascii="Arial" w:hAnsi="Arial" w:cs="Arial"/>
          <w:sz w:val="24"/>
          <w:szCs w:val="24"/>
          <w:lang w:val="en-ID"/>
        </w:rPr>
        <w:t xml:space="preserve"> </w:t>
      </w:r>
      <w:r w:rsidR="003D40BC">
        <w:rPr>
          <w:rFonts w:ascii="Arial" w:hAnsi="Arial" w:cs="Arial"/>
          <w:i/>
          <w:iCs/>
          <w:sz w:val="24"/>
          <w:szCs w:val="24"/>
          <w:lang w:val="en-ID"/>
        </w:rPr>
        <w:t xml:space="preserve">feasible </w:t>
      </w:r>
      <w:r w:rsidR="003D40BC">
        <w:rPr>
          <w:rFonts w:ascii="Arial" w:hAnsi="Arial" w:cs="Arial"/>
          <w:sz w:val="24"/>
          <w:szCs w:val="24"/>
          <w:lang w:val="en-ID"/>
        </w:rPr>
        <w:t xml:space="preserve">dan </w:t>
      </w:r>
      <w:proofErr w:type="spellStart"/>
      <w:r w:rsidR="008247B2">
        <w:rPr>
          <w:rFonts w:ascii="Arial" w:hAnsi="Arial" w:cs="Arial"/>
          <w:sz w:val="24"/>
          <w:szCs w:val="24"/>
          <w:lang w:val="en-ID"/>
        </w:rPr>
        <w:t>hasil</w:t>
      </w:r>
      <w:proofErr w:type="spellEnd"/>
      <w:r w:rsidR="008247B2">
        <w:rPr>
          <w:rFonts w:ascii="Arial" w:hAnsi="Arial" w:cs="Arial"/>
          <w:sz w:val="24"/>
          <w:szCs w:val="24"/>
          <w:lang w:val="en-ID"/>
        </w:rPr>
        <w:t xml:space="preserve"> </w:t>
      </w:r>
      <w:r w:rsidR="00550E6A">
        <w:rPr>
          <w:rFonts w:ascii="Arial" w:hAnsi="Arial" w:cs="Arial"/>
          <w:sz w:val="24"/>
          <w:szCs w:val="24"/>
          <w:lang w:val="en-ID"/>
        </w:rPr>
        <w:t xml:space="preserve">yang </w:t>
      </w:r>
      <w:proofErr w:type="spellStart"/>
      <w:r w:rsidR="05E9D841" w:rsidRPr="05E9D841">
        <w:rPr>
          <w:rFonts w:ascii="Arial" w:hAnsi="Arial" w:cs="Arial"/>
          <w:sz w:val="24"/>
          <w:szCs w:val="24"/>
          <w:lang w:val="en-ID"/>
        </w:rPr>
        <w:t>instan</w:t>
      </w:r>
      <w:proofErr w:type="spellEnd"/>
      <w:r w:rsidR="00550E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550E6A">
        <w:rPr>
          <w:rFonts w:ascii="Arial" w:hAnsi="Arial" w:cs="Arial"/>
          <w:sz w:val="24"/>
          <w:szCs w:val="24"/>
          <w:lang w:val="en-ID"/>
        </w:rPr>
        <w:t>membuat</w:t>
      </w:r>
      <w:proofErr w:type="spellEnd"/>
      <w:r w:rsidR="00550E6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84FCB">
        <w:rPr>
          <w:rFonts w:ascii="Arial" w:hAnsi="Arial" w:cs="Arial"/>
          <w:sz w:val="24"/>
          <w:szCs w:val="24"/>
          <w:lang w:val="en-ID"/>
        </w:rPr>
        <w:t>alternatif</w:t>
      </w:r>
      <w:proofErr w:type="spellEnd"/>
      <w:r w:rsidR="00084F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84FCB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084F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084FCB">
        <w:rPr>
          <w:rFonts w:ascii="Arial" w:hAnsi="Arial" w:cs="Arial"/>
          <w:sz w:val="24"/>
          <w:szCs w:val="24"/>
          <w:lang w:val="en-ID"/>
        </w:rPr>
        <w:t>menjadi</w:t>
      </w:r>
      <w:proofErr w:type="spellEnd"/>
      <w:r w:rsidR="00084F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1297">
        <w:rPr>
          <w:rFonts w:ascii="Arial" w:hAnsi="Arial" w:cs="Arial"/>
          <w:sz w:val="24"/>
          <w:szCs w:val="24"/>
          <w:lang w:val="en-ID"/>
        </w:rPr>
        <w:t>pilihan</w:t>
      </w:r>
      <w:proofErr w:type="spellEnd"/>
      <w:r w:rsidR="00391297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391297">
        <w:rPr>
          <w:rFonts w:ascii="Arial" w:hAnsi="Arial" w:cs="Arial"/>
          <w:sz w:val="24"/>
          <w:szCs w:val="24"/>
          <w:lang w:val="en-ID"/>
        </w:rPr>
        <w:t>realistis</w:t>
      </w:r>
      <w:proofErr w:type="spellEnd"/>
      <w:r w:rsidR="0039129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1297">
        <w:rPr>
          <w:rFonts w:ascii="Arial" w:hAnsi="Arial" w:cs="Arial"/>
          <w:sz w:val="24"/>
          <w:szCs w:val="24"/>
          <w:lang w:val="en-ID"/>
        </w:rPr>
        <w:t>namun</w:t>
      </w:r>
      <w:proofErr w:type="spellEnd"/>
      <w:r w:rsidR="0039129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1297">
        <w:rPr>
          <w:rFonts w:ascii="Arial" w:hAnsi="Arial" w:cs="Arial"/>
          <w:sz w:val="24"/>
          <w:szCs w:val="24"/>
          <w:lang w:val="en-ID"/>
        </w:rPr>
        <w:t>tetap</w:t>
      </w:r>
      <w:proofErr w:type="spellEnd"/>
      <w:r w:rsidR="0039129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91297">
        <w:rPr>
          <w:rFonts w:ascii="Arial" w:hAnsi="Arial" w:cs="Arial"/>
          <w:sz w:val="24"/>
          <w:szCs w:val="24"/>
          <w:lang w:val="en-ID"/>
        </w:rPr>
        <w:t>efektif</w:t>
      </w:r>
      <w:proofErr w:type="spellEnd"/>
      <w:r w:rsidR="00391297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Alternatif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diharapkan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menjadi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dapat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memecahkan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masalah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peredaran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palsu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kalangan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E3C49">
        <w:rPr>
          <w:rFonts w:ascii="Arial" w:hAnsi="Arial" w:cs="Arial"/>
          <w:sz w:val="24"/>
          <w:szCs w:val="24"/>
          <w:lang w:val="en-ID"/>
        </w:rPr>
        <w:t>masyarakat</w:t>
      </w:r>
      <w:proofErr w:type="spellEnd"/>
      <w:r w:rsidR="001E3C49">
        <w:rPr>
          <w:rFonts w:ascii="Arial" w:hAnsi="Arial" w:cs="Arial"/>
          <w:sz w:val="24"/>
          <w:szCs w:val="24"/>
          <w:lang w:val="en-ID"/>
        </w:rPr>
        <w:t>.</w:t>
      </w:r>
    </w:p>
    <w:p w14:paraId="4EE0BD68" w14:textId="1ECF2642" w:rsidR="0044568E" w:rsidRDefault="0044568E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D69C758" w14:textId="1EE781D9" w:rsidR="0044568E" w:rsidRDefault="0044568E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3A874165" w14:textId="1EE781D9" w:rsidR="0044568E" w:rsidRDefault="0044568E" w:rsidP="00B76682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4E263292" w14:textId="77777777" w:rsidR="00816065" w:rsidRDefault="00816065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br w:type="page"/>
      </w:r>
    </w:p>
    <w:p w14:paraId="6A86A0B4" w14:textId="7DB61A91" w:rsidR="0044568E" w:rsidRPr="00FA3E10" w:rsidRDefault="0044568E" w:rsidP="002D07AC">
      <w:pPr>
        <w:pStyle w:val="Heading1"/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  <w:lang w:val="en-ID"/>
        </w:rPr>
      </w:pPr>
      <w:bookmarkStart w:id="8" w:name="_Toc110604129"/>
      <w:r w:rsidRPr="00FA3E10">
        <w:rPr>
          <w:rFonts w:ascii="Arial" w:hAnsi="Arial" w:cs="Arial"/>
          <w:color w:val="000000" w:themeColor="text1"/>
          <w:sz w:val="28"/>
          <w:szCs w:val="28"/>
          <w:lang w:val="en-ID"/>
        </w:rPr>
        <w:lastRenderedPageBreak/>
        <w:t>Bab III</w:t>
      </w:r>
      <w:bookmarkEnd w:id="8"/>
    </w:p>
    <w:p w14:paraId="394825E6" w14:textId="19BC4092" w:rsidR="00FA3E10" w:rsidRDefault="0044568E" w:rsidP="002D07AC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Solusi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Permasalahan</w:t>
      </w:r>
      <w:proofErr w:type="spellEnd"/>
    </w:p>
    <w:p w14:paraId="74F1BB73" w14:textId="54378213" w:rsidR="00944B59" w:rsidRPr="005E79B9" w:rsidRDefault="004D4210" w:rsidP="002D07AC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A1230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4" behindDoc="0" locked="0" layoutInCell="1" allowOverlap="1" wp14:anchorId="7A7B40A5" wp14:editId="63E16A5A">
            <wp:simplePos x="0" y="0"/>
            <wp:positionH relativeFrom="column">
              <wp:posOffset>2004695</wp:posOffset>
            </wp:positionH>
            <wp:positionV relativeFrom="paragraph">
              <wp:posOffset>1704544</wp:posOffset>
            </wp:positionV>
            <wp:extent cx="1718945" cy="2966085"/>
            <wp:effectExtent l="0" t="0" r="0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950" r="-6"/>
                    <a:stretch/>
                  </pic:blipFill>
                  <pic:spPr bwMode="auto">
                    <a:xfrm>
                      <a:off x="0" y="0"/>
                      <a:ext cx="1718945" cy="29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B59" w:rsidRPr="00A12303">
        <w:rPr>
          <w:rFonts w:ascii="Arial" w:hAnsi="Arial" w:cs="Arial"/>
          <w:sz w:val="24"/>
          <w:szCs w:val="24"/>
        </w:rPr>
        <w:t xml:space="preserve">Fact Checker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atau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Hoax Filter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adalah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satu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tool yang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dapat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digunakan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untuk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mengatasi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permasalahan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misinformasi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atau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hoax yang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telah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dijelaskan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pada B</w:t>
      </w:r>
      <w:r w:rsidR="00072DDF">
        <w:rPr>
          <w:rFonts w:ascii="Arial" w:hAnsi="Arial" w:cs="Arial"/>
          <w:sz w:val="24"/>
          <w:szCs w:val="24"/>
        </w:rPr>
        <w:t>ab</w:t>
      </w:r>
      <w:r w:rsidR="00944B59" w:rsidRPr="00A12303">
        <w:rPr>
          <w:rFonts w:ascii="Arial" w:hAnsi="Arial" w:cs="Arial"/>
          <w:sz w:val="24"/>
          <w:szCs w:val="24"/>
        </w:rPr>
        <w:t xml:space="preserve"> 2. Hoax Filter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adalah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sebuah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tool yang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menerima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klaim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dari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penggunanya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mengembalikan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rating/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nilai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kebenaran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dari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klaim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tersebut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berdasarkan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sumber-sumber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yang valid. Hoax Filter Bot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menjadi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solusi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ditawarkan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penulis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untuk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mengatasi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permasalahan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telah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dibahas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sebelumnya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. Tool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ini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adalah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sebuah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chatbot yang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menggunakan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platform LINE. Chatbot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ini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berupa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LINE Official Account yang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bisa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ditambahkan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pengguna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LINE.</w:t>
      </w:r>
      <w:r w:rsidR="00944B59" w:rsidRPr="00A12303">
        <w:rPr>
          <w:rFonts w:ascii="Arial" w:hAnsi="Arial" w:cs="Arial"/>
          <w:b/>
          <w:bCs/>
          <w:i/>
          <w:iCs/>
          <w:sz w:val="24"/>
          <w:szCs w:val="24"/>
        </w:rPr>
        <w:t xml:space="preserve">  </w:t>
      </w:r>
    </w:p>
    <w:p w14:paraId="07588D86" w14:textId="6AB24615" w:rsidR="00944B59" w:rsidRPr="00A12303" w:rsidRDefault="00944B59" w:rsidP="002D07A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B39EF65" w14:textId="113B79B0" w:rsidR="00796510" w:rsidRDefault="00796510" w:rsidP="002D07AC">
      <w:pPr>
        <w:spacing w:line="360" w:lineRule="auto"/>
        <w:ind w:firstLine="720"/>
        <w:jc w:val="both"/>
        <w:rPr>
          <w:rFonts w:ascii="Arial" w:hAnsi="Arial" w:cs="Arial"/>
          <w:noProof/>
          <w:sz w:val="24"/>
          <w:szCs w:val="24"/>
        </w:rPr>
      </w:pPr>
      <w:r w:rsidRPr="00A1230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3" behindDoc="0" locked="0" layoutInCell="1" allowOverlap="1" wp14:anchorId="7C1A3BBB" wp14:editId="477D75B2">
            <wp:simplePos x="0" y="0"/>
            <wp:positionH relativeFrom="margin">
              <wp:align>center</wp:align>
            </wp:positionH>
            <wp:positionV relativeFrom="paragraph">
              <wp:posOffset>837565</wp:posOffset>
            </wp:positionV>
            <wp:extent cx="2343150" cy="399478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43" r="-805"/>
                    <a:stretch/>
                  </pic:blipFill>
                  <pic:spPr bwMode="auto">
                    <a:xfrm>
                      <a:off x="0" y="0"/>
                      <a:ext cx="2343150" cy="399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Setelah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menambahkan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chatbot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sebagai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teman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pengguna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akan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menerima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pesan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pembuka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berisi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informasi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umum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tentang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Hoax Filter dan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petunjuk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4B59" w:rsidRPr="00A12303">
        <w:rPr>
          <w:rFonts w:ascii="Arial" w:hAnsi="Arial" w:cs="Arial"/>
          <w:sz w:val="24"/>
          <w:szCs w:val="24"/>
        </w:rPr>
        <w:t>penggunaannya</w:t>
      </w:r>
      <w:proofErr w:type="spellEnd"/>
      <w:r w:rsidR="00944B59" w:rsidRPr="00A12303">
        <w:rPr>
          <w:rFonts w:ascii="Arial" w:hAnsi="Arial" w:cs="Arial"/>
          <w:sz w:val="24"/>
          <w:szCs w:val="24"/>
        </w:rPr>
        <w:t>.</w:t>
      </w:r>
      <w:r w:rsidR="00944B59" w:rsidRPr="00A12303">
        <w:rPr>
          <w:rFonts w:ascii="Arial" w:hAnsi="Arial" w:cs="Arial"/>
          <w:noProof/>
          <w:sz w:val="24"/>
          <w:szCs w:val="24"/>
        </w:rPr>
        <w:t xml:space="preserve"> </w:t>
      </w:r>
    </w:p>
    <w:p w14:paraId="5B710D89" w14:textId="4CD4D491" w:rsidR="00796510" w:rsidRDefault="00796510" w:rsidP="002D07A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9425109" w14:textId="442D4E65" w:rsidR="00D857DB" w:rsidRPr="00A12303" w:rsidRDefault="00944B59" w:rsidP="002D07A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12303">
        <w:rPr>
          <w:rFonts w:ascii="Arial" w:hAnsi="Arial" w:cs="Arial"/>
          <w:noProof/>
          <w:sz w:val="24"/>
          <w:szCs w:val="24"/>
        </w:rPr>
        <w:t xml:space="preserve">Fitur </w:t>
      </w:r>
      <w:r w:rsidRPr="00A12303">
        <w:rPr>
          <w:rFonts w:ascii="Arial" w:hAnsi="Arial" w:cs="Arial"/>
          <w:b/>
          <w:sz w:val="24"/>
          <w:szCs w:val="24"/>
        </w:rPr>
        <w:t>/check</w:t>
      </w:r>
      <w:r w:rsidRPr="00A12303">
        <w:rPr>
          <w:rFonts w:ascii="Arial" w:hAnsi="Arial" w:cs="Arial"/>
          <w:noProof/>
          <w:sz w:val="24"/>
          <w:szCs w:val="24"/>
        </w:rPr>
        <w:t xml:space="preserve"> digunakan untuk melakukan pengecekan kebenaran sebuah klaim. Pengguna dapat menggunakan fitur ini dengan mengirimkan pesan /check diikuti dengan klaim yang hendak divalidasi kebenarannya. Misalnya, </w:t>
      </w:r>
      <w:r w:rsidRPr="00A12303">
        <w:rPr>
          <w:rFonts w:ascii="Arial" w:hAnsi="Arial" w:cs="Arial"/>
          <w:b/>
          <w:bCs/>
          <w:noProof/>
          <w:sz w:val="24"/>
          <w:szCs w:val="24"/>
        </w:rPr>
        <w:t>“/check Vaksin Covid-19 mematikan</w:t>
      </w:r>
      <w:r w:rsidRPr="00A12303">
        <w:rPr>
          <w:rFonts w:ascii="Arial" w:hAnsi="Arial" w:cs="Arial"/>
          <w:noProof/>
          <w:sz w:val="24"/>
          <w:szCs w:val="24"/>
        </w:rPr>
        <w:t xml:space="preserve">”. Chatbot kemudian akan memberikan beberapa sumber yang melakukan klaim tersebut dan rating/penilaian kebenaran klaim tersebut. </w:t>
      </w:r>
    </w:p>
    <w:p w14:paraId="058B2133" w14:textId="77777777" w:rsidR="00944B59" w:rsidRPr="00A12303" w:rsidRDefault="00944B59" w:rsidP="002D07AC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A1230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1" behindDoc="0" locked="0" layoutInCell="1" allowOverlap="1" wp14:anchorId="63C528DF" wp14:editId="418758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28850" cy="387794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" r="1100"/>
                    <a:stretch/>
                  </pic:blipFill>
                  <pic:spPr bwMode="auto">
                    <a:xfrm>
                      <a:off x="0" y="0"/>
                      <a:ext cx="2228850" cy="387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55FCB" w14:textId="4CD4D491" w:rsidR="00944B59" w:rsidRPr="00A12303" w:rsidRDefault="00944B59" w:rsidP="002D07AC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1D89EBEB" w14:textId="312E95AA" w:rsidR="001853CD" w:rsidRDefault="00B204A8" w:rsidP="001853CD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A1230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164BAEA7" wp14:editId="2EE5A920">
            <wp:simplePos x="0" y="0"/>
            <wp:positionH relativeFrom="margin">
              <wp:posOffset>1750584</wp:posOffset>
            </wp:positionH>
            <wp:positionV relativeFrom="paragraph">
              <wp:posOffset>343069</wp:posOffset>
            </wp:positionV>
            <wp:extent cx="2228215" cy="3780155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" r="-1385" b="-1"/>
                    <a:stretch/>
                  </pic:blipFill>
                  <pic:spPr bwMode="auto">
                    <a:xfrm>
                      <a:off x="0" y="0"/>
                      <a:ext cx="2228215" cy="378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B59" w:rsidRPr="00A12303">
        <w:rPr>
          <w:rFonts w:ascii="Arial" w:hAnsi="Arial" w:cs="Arial"/>
          <w:noProof/>
          <w:sz w:val="24"/>
          <w:szCs w:val="24"/>
        </w:rPr>
        <w:t xml:space="preserve">Fitur </w:t>
      </w:r>
      <w:r w:rsidR="00944B59" w:rsidRPr="00A12303">
        <w:rPr>
          <w:rFonts w:ascii="Arial" w:hAnsi="Arial" w:cs="Arial"/>
          <w:b/>
          <w:sz w:val="24"/>
          <w:szCs w:val="24"/>
        </w:rPr>
        <w:t>/help</w:t>
      </w:r>
      <w:r w:rsidR="00944B59" w:rsidRPr="00A12303">
        <w:rPr>
          <w:rFonts w:ascii="Arial" w:hAnsi="Arial" w:cs="Arial"/>
          <w:noProof/>
          <w:sz w:val="24"/>
          <w:szCs w:val="24"/>
        </w:rPr>
        <w:t xml:space="preserve"> digunakan untuk melihat daftar fitur yang tersedia</w:t>
      </w:r>
    </w:p>
    <w:p w14:paraId="2C0C69C2" w14:textId="49DF946C" w:rsidR="0044568E" w:rsidRPr="00A723D5" w:rsidRDefault="0044568E" w:rsidP="002D07AC">
      <w:pPr>
        <w:pStyle w:val="Heading1"/>
        <w:spacing w:line="360" w:lineRule="auto"/>
        <w:jc w:val="center"/>
        <w:rPr>
          <w:rFonts w:ascii="Arial" w:hAnsi="Arial" w:cs="Arial"/>
        </w:rPr>
      </w:pPr>
      <w:bookmarkStart w:id="9" w:name="_Toc110604130"/>
      <w:r w:rsidRPr="00A723D5">
        <w:rPr>
          <w:rFonts w:ascii="Arial" w:hAnsi="Arial" w:cs="Arial"/>
          <w:color w:val="000000" w:themeColor="text1"/>
          <w:lang w:val="en-ID"/>
        </w:rPr>
        <w:lastRenderedPageBreak/>
        <w:t xml:space="preserve">Bab </w:t>
      </w:r>
      <w:r w:rsidR="0040631D" w:rsidRPr="00A723D5">
        <w:rPr>
          <w:rFonts w:ascii="Arial" w:hAnsi="Arial" w:cs="Arial"/>
          <w:color w:val="000000" w:themeColor="text1"/>
          <w:lang w:val="en-ID"/>
        </w:rPr>
        <w:t>IV</w:t>
      </w:r>
      <w:bookmarkEnd w:id="9"/>
    </w:p>
    <w:p w14:paraId="744E109A" w14:textId="0AD931FA" w:rsidR="0040631D" w:rsidRDefault="0040631D" w:rsidP="002D07AC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Analisis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SWOT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4B57B5" w14:paraId="551B4FC0" w14:textId="77777777" w:rsidTr="001853CD">
        <w:tc>
          <w:tcPr>
            <w:tcW w:w="4673" w:type="dxa"/>
          </w:tcPr>
          <w:p w14:paraId="573B4E5A" w14:textId="0615530D" w:rsidR="004B57B5" w:rsidRDefault="004B57B5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>
              <w:rPr>
                <w:rFonts w:ascii="Arial" w:hAnsi="Arial" w:cs="Arial"/>
                <w:sz w:val="24"/>
                <w:szCs w:val="24"/>
                <w:lang w:val="en-ID"/>
              </w:rPr>
              <w:t>Strength</w:t>
            </w:r>
          </w:p>
        </w:tc>
        <w:tc>
          <w:tcPr>
            <w:tcW w:w="4343" w:type="dxa"/>
          </w:tcPr>
          <w:p w14:paraId="1939AFD5" w14:textId="0D2AD852" w:rsidR="004B57B5" w:rsidRDefault="004B57B5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>
              <w:rPr>
                <w:rFonts w:ascii="Arial" w:hAnsi="Arial" w:cs="Arial"/>
                <w:sz w:val="24"/>
                <w:szCs w:val="24"/>
                <w:lang w:val="en-ID"/>
              </w:rPr>
              <w:t>Weakness</w:t>
            </w:r>
          </w:p>
        </w:tc>
      </w:tr>
      <w:tr w:rsidR="004B57B5" w14:paraId="3E1A4DC8" w14:textId="77777777" w:rsidTr="001853CD">
        <w:tc>
          <w:tcPr>
            <w:tcW w:w="4673" w:type="dxa"/>
          </w:tcPr>
          <w:p w14:paraId="149AF4C5" w14:textId="5D043668" w:rsidR="004B57B5" w:rsidRPr="00A0221C" w:rsidRDefault="007F4425" w:rsidP="002D07A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n-ID"/>
              </w:rPr>
            </w:pPr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Easy</w:t>
            </w:r>
            <w:r w:rsidR="2334A9BF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r w:rsidR="00E77EC4" w:rsidRPr="00A0221C">
              <w:rPr>
                <w:rFonts w:ascii="Arial" w:hAnsi="Arial" w:cs="Arial"/>
                <w:sz w:val="24"/>
                <w:szCs w:val="24"/>
                <w:lang w:val="en-ID"/>
              </w:rPr>
              <w:t>access</w:t>
            </w:r>
          </w:p>
          <w:p w14:paraId="6597222B" w14:textId="0F8FE7E4" w:rsidR="00370C19" w:rsidRPr="00A0221C" w:rsidRDefault="008629DE" w:rsidP="002D07AC">
            <w:pPr>
              <w:pStyle w:val="ListParagraph"/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  <w:lang w:val="en-ID"/>
              </w:rPr>
            </w:pPr>
            <w:r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Platform </w:t>
            </w:r>
            <w:proofErr w:type="spellStart"/>
            <w:r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>sosial</w:t>
            </w:r>
            <w:proofErr w:type="spellEnd"/>
            <w:r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 media </w:t>
            </w:r>
            <w:r w:rsidR="00457CC3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yang </w:t>
            </w:r>
            <w:proofErr w:type="spellStart"/>
            <w:r w:rsidR="00457CC3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>digunakan</w:t>
            </w:r>
            <w:proofErr w:type="spellEnd"/>
            <w:r w:rsidR="00457CC3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457CC3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>berupa</w:t>
            </w:r>
            <w:proofErr w:type="spellEnd"/>
            <w:r w:rsidR="00457CC3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 Line </w:t>
            </w:r>
            <w:proofErr w:type="spellStart"/>
            <w:r w:rsidR="00457CC3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>atau</w:t>
            </w:r>
            <w:proofErr w:type="spellEnd"/>
            <w:r w:rsidR="00457CC3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 WhatsApp di mana</w:t>
            </w:r>
            <w:r w:rsidR="00C9642D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9642D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>sosial</w:t>
            </w:r>
            <w:proofErr w:type="spellEnd"/>
            <w:r w:rsidR="00C9642D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 media </w:t>
            </w:r>
            <w:proofErr w:type="spellStart"/>
            <w:r w:rsidR="00C9642D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>marak</w:t>
            </w:r>
            <w:proofErr w:type="spellEnd"/>
            <w:r w:rsidR="00C9642D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9642D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>dipakai</w:t>
            </w:r>
            <w:proofErr w:type="spellEnd"/>
            <w:r w:rsidR="00C9642D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 xml:space="preserve"> oleh </w:t>
            </w:r>
            <w:proofErr w:type="spellStart"/>
            <w:r w:rsidR="00C9642D" w:rsidRPr="00A0221C">
              <w:rPr>
                <w:rFonts w:ascii="Arial" w:eastAsiaTheme="minorEastAsia" w:hAnsi="Arial" w:cs="Arial"/>
                <w:sz w:val="24"/>
                <w:szCs w:val="24"/>
                <w:lang w:val="en-ID"/>
              </w:rPr>
              <w:t>masyarakat</w:t>
            </w:r>
            <w:proofErr w:type="spellEnd"/>
          </w:p>
          <w:p w14:paraId="0555C2FE" w14:textId="43AFE190" w:rsidR="004B57B5" w:rsidRPr="00A0221C" w:rsidRDefault="21570A98" w:rsidP="002D07A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User </w:t>
            </w:r>
            <w:r w:rsidR="479A68B1" w:rsidRPr="00A0221C">
              <w:rPr>
                <w:rFonts w:ascii="Arial" w:hAnsi="Arial" w:cs="Arial"/>
                <w:sz w:val="24"/>
                <w:szCs w:val="24"/>
                <w:lang w:val="en-ID"/>
              </w:rPr>
              <w:t>friendly</w:t>
            </w:r>
          </w:p>
          <w:p w14:paraId="365FDDC1" w14:textId="485DC9BD" w:rsidR="00D46884" w:rsidRPr="00A0221C" w:rsidRDefault="00B6250B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Penggunaan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tool</w:t>
            </w:r>
            <w:r w:rsidR="00F56B47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56B47" w:rsidRPr="00A0221C">
              <w:rPr>
                <w:rFonts w:ascii="Arial" w:hAnsi="Arial" w:cs="Arial"/>
                <w:sz w:val="24"/>
                <w:szCs w:val="24"/>
                <w:lang w:val="en-ID"/>
              </w:rPr>
              <w:t>hanya</w:t>
            </w:r>
            <w:proofErr w:type="spellEnd"/>
            <w:r w:rsidR="00F56B47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56B47" w:rsidRPr="00A0221C">
              <w:rPr>
                <w:rFonts w:ascii="Arial" w:hAnsi="Arial" w:cs="Arial"/>
                <w:sz w:val="24"/>
                <w:szCs w:val="24"/>
                <w:lang w:val="en-ID"/>
              </w:rPr>
              <w:t>dengan</w:t>
            </w:r>
            <w:proofErr w:type="spellEnd"/>
            <w:r w:rsidR="00F56B47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56B47" w:rsidRPr="00A0221C">
              <w:rPr>
                <w:rFonts w:ascii="Arial" w:hAnsi="Arial" w:cs="Arial"/>
                <w:sz w:val="24"/>
                <w:szCs w:val="24"/>
                <w:lang w:val="en-ID"/>
              </w:rPr>
              <w:t>mengetikkan</w:t>
            </w:r>
            <w:proofErr w:type="spellEnd"/>
            <w:r w:rsidR="00F56B47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r w:rsidR="00042998" w:rsidRPr="00A0221C">
              <w:rPr>
                <w:rFonts w:ascii="Arial" w:hAnsi="Arial" w:cs="Arial"/>
                <w:sz w:val="24"/>
                <w:szCs w:val="24"/>
                <w:lang w:val="en-ID"/>
              </w:rPr>
              <w:t>“/check (</w:t>
            </w:r>
            <w:proofErr w:type="spellStart"/>
            <w:r w:rsidR="00B835DB" w:rsidRPr="00A0221C">
              <w:rPr>
                <w:rFonts w:ascii="Arial" w:hAnsi="Arial" w:cs="Arial"/>
                <w:sz w:val="24"/>
                <w:szCs w:val="24"/>
                <w:lang w:val="en-ID"/>
              </w:rPr>
              <w:t>judul</w:t>
            </w:r>
            <w:proofErr w:type="spellEnd"/>
            <w:r w:rsidR="00B835DB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B835DB" w:rsidRPr="00A0221C"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 w:rsidR="00B835DB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)” </w:t>
            </w:r>
            <w:proofErr w:type="spellStart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>sehingga</w:t>
            </w:r>
            <w:proofErr w:type="spellEnd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>cukup</w:t>
            </w:r>
            <w:proofErr w:type="spellEnd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>mudah</w:t>
            </w:r>
            <w:proofErr w:type="spellEnd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>untuk</w:t>
            </w:r>
            <w:proofErr w:type="spellEnd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>dipakai</w:t>
            </w:r>
            <w:proofErr w:type="spellEnd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>pengguna</w:t>
            </w:r>
            <w:proofErr w:type="spellEnd"/>
          </w:p>
          <w:p w14:paraId="1FE1417E" w14:textId="77777777" w:rsidR="004B57B5" w:rsidRPr="00A0221C" w:rsidRDefault="479A68B1" w:rsidP="002D07A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Tidak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mengeluarkan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biaya</w:t>
            </w:r>
            <w:proofErr w:type="spellEnd"/>
          </w:p>
          <w:p w14:paraId="0AC4868D" w14:textId="53241B64" w:rsidR="002677AE" w:rsidRPr="00A0221C" w:rsidRDefault="0051101E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P</w:t>
            </w:r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>embuatan</w:t>
            </w:r>
            <w:proofErr w:type="spellEnd"/>
            <w:r w:rsidR="00CB15FC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r w:rsidR="00EB6848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chatbot </w:t>
            </w:r>
            <w:proofErr w:type="spellStart"/>
            <w:r w:rsidR="00C347BB" w:rsidRPr="00A0221C">
              <w:rPr>
                <w:rFonts w:ascii="Arial" w:hAnsi="Arial" w:cs="Arial"/>
                <w:sz w:val="24"/>
                <w:szCs w:val="24"/>
                <w:lang w:val="en-ID"/>
              </w:rPr>
              <w:t>hanya</w:t>
            </w:r>
            <w:proofErr w:type="spellEnd"/>
            <w:r w:rsidR="00C347BB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347BB" w:rsidRPr="00A0221C">
              <w:rPr>
                <w:rFonts w:ascii="Arial" w:hAnsi="Arial" w:cs="Arial"/>
                <w:sz w:val="24"/>
                <w:szCs w:val="24"/>
                <w:lang w:val="en-ID"/>
              </w:rPr>
              <w:t>dengan</w:t>
            </w:r>
            <w:proofErr w:type="spellEnd"/>
            <w:r w:rsidR="00952707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640F7C" w:rsidRPr="00A0221C">
              <w:rPr>
                <w:rFonts w:ascii="Arial" w:hAnsi="Arial" w:cs="Arial"/>
                <w:sz w:val="24"/>
                <w:szCs w:val="24"/>
                <w:lang w:val="en-ID"/>
              </w:rPr>
              <w:t>menggunakan</w:t>
            </w:r>
            <w:proofErr w:type="spellEnd"/>
            <w:r w:rsidR="00640F7C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640F7C" w:rsidRPr="00A0221C">
              <w:rPr>
                <w:rFonts w:ascii="Arial" w:hAnsi="Arial" w:cs="Arial"/>
                <w:sz w:val="24"/>
                <w:szCs w:val="24"/>
                <w:lang w:val="en-ID"/>
              </w:rPr>
              <w:t>kode</w:t>
            </w:r>
            <w:proofErr w:type="spellEnd"/>
            <w:r w:rsidR="00640F7C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640F7C" w:rsidRPr="00A0221C">
              <w:rPr>
                <w:rFonts w:ascii="Arial" w:hAnsi="Arial" w:cs="Arial"/>
                <w:sz w:val="24"/>
                <w:szCs w:val="24"/>
                <w:lang w:val="en-ID"/>
              </w:rPr>
              <w:t>algoritma</w:t>
            </w:r>
            <w:proofErr w:type="spellEnd"/>
            <w:r w:rsidR="00640F7C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AA2994" w:rsidRPr="00A0221C">
              <w:rPr>
                <w:rFonts w:ascii="Arial" w:hAnsi="Arial" w:cs="Arial"/>
                <w:sz w:val="24"/>
                <w:szCs w:val="24"/>
                <w:lang w:val="en-ID"/>
              </w:rPr>
              <w:t>sehingga</w:t>
            </w:r>
            <w:proofErr w:type="spellEnd"/>
            <w:r w:rsidR="00AA2994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>tidak</w:t>
            </w:r>
            <w:proofErr w:type="spellEnd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>memerlukan</w:t>
            </w:r>
            <w:proofErr w:type="spellEnd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>biaya</w:t>
            </w:r>
            <w:proofErr w:type="spellEnd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>untuk</w:t>
            </w:r>
            <w:proofErr w:type="spellEnd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>membuat</w:t>
            </w:r>
            <w:proofErr w:type="spellEnd"/>
            <w:r w:rsidR="00E10972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chatbot</w:t>
            </w:r>
            <w:r w:rsidR="00A53070" w:rsidRPr="00A0221C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  <w:r w:rsidR="00AA2994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r w:rsidR="009C7C5A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r w:rsidR="00C347BB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</w:p>
          <w:p w14:paraId="66E461B2" w14:textId="1E843808" w:rsidR="00615DAA" w:rsidRPr="00A0221C" w:rsidRDefault="00823B53" w:rsidP="002D07A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Hasil yang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diberikan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cepat</w:t>
            </w:r>
            <w:proofErr w:type="spellEnd"/>
          </w:p>
          <w:p w14:paraId="6D0D06B1" w14:textId="00583634" w:rsidR="00615DAA" w:rsidRPr="00A0221C" w:rsidRDefault="00372D66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Hasil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persentase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akurasi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r w:rsidR="009F5381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yang </w:t>
            </w:r>
            <w:proofErr w:type="spellStart"/>
            <w:r w:rsidR="009F5381" w:rsidRPr="00A0221C">
              <w:rPr>
                <w:rFonts w:ascii="Arial" w:hAnsi="Arial" w:cs="Arial"/>
                <w:sz w:val="24"/>
                <w:szCs w:val="24"/>
                <w:lang w:val="en-ID"/>
              </w:rPr>
              <w:t>didapatkan</w:t>
            </w:r>
            <w:proofErr w:type="spellEnd"/>
            <w:r w:rsidR="009F5381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07B3A" w:rsidRPr="00A0221C">
              <w:rPr>
                <w:rFonts w:ascii="Arial" w:hAnsi="Arial" w:cs="Arial"/>
                <w:sz w:val="24"/>
                <w:szCs w:val="24"/>
                <w:lang w:val="en-ID"/>
              </w:rPr>
              <w:t>akan</w:t>
            </w:r>
            <w:proofErr w:type="spellEnd"/>
            <w:r w:rsidR="00D07B3A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07B3A" w:rsidRPr="00A0221C">
              <w:rPr>
                <w:rFonts w:ascii="Arial" w:hAnsi="Arial" w:cs="Arial"/>
                <w:sz w:val="24"/>
                <w:szCs w:val="24"/>
                <w:lang w:val="en-ID"/>
              </w:rPr>
              <w:t>langsung</w:t>
            </w:r>
            <w:proofErr w:type="spellEnd"/>
            <w:r w:rsidR="00D07B3A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07B3A" w:rsidRPr="00A0221C">
              <w:rPr>
                <w:rFonts w:ascii="Arial" w:hAnsi="Arial" w:cs="Arial"/>
                <w:sz w:val="24"/>
                <w:szCs w:val="24"/>
                <w:lang w:val="en-ID"/>
              </w:rPr>
              <w:t>keluar</w:t>
            </w:r>
            <w:proofErr w:type="spellEnd"/>
            <w:r w:rsidR="00D07B3A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07B3A" w:rsidRPr="00A0221C">
              <w:rPr>
                <w:rFonts w:ascii="Arial" w:hAnsi="Arial" w:cs="Arial"/>
                <w:sz w:val="24"/>
                <w:szCs w:val="24"/>
                <w:lang w:val="en-ID"/>
              </w:rPr>
              <w:t>setelah</w:t>
            </w:r>
            <w:proofErr w:type="spellEnd"/>
            <w:r w:rsidR="00D07B3A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F072D" w:rsidRPr="00A0221C">
              <w:rPr>
                <w:rFonts w:ascii="Arial" w:hAnsi="Arial" w:cs="Arial"/>
                <w:sz w:val="24"/>
                <w:szCs w:val="24"/>
                <w:lang w:val="en-ID"/>
              </w:rPr>
              <w:t>pengguna</w:t>
            </w:r>
            <w:proofErr w:type="spellEnd"/>
            <w:r w:rsidR="001F072D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F072D" w:rsidRPr="00A0221C">
              <w:rPr>
                <w:rFonts w:ascii="Arial" w:hAnsi="Arial" w:cs="Arial"/>
                <w:sz w:val="24"/>
                <w:szCs w:val="24"/>
                <w:lang w:val="en-ID"/>
              </w:rPr>
              <w:t>meng</w:t>
            </w:r>
            <w:r w:rsidR="00AC1779" w:rsidRPr="00A0221C">
              <w:rPr>
                <w:rFonts w:ascii="Arial" w:hAnsi="Arial" w:cs="Arial"/>
                <w:sz w:val="24"/>
                <w:szCs w:val="24"/>
                <w:lang w:val="en-ID"/>
              </w:rPr>
              <w:t>irimkan</w:t>
            </w:r>
            <w:proofErr w:type="spellEnd"/>
            <w:r w:rsidR="00AC1779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AC1779" w:rsidRPr="00A0221C"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 w:rsidR="00AC1779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00AC1779" w:rsidRPr="00A0221C">
              <w:rPr>
                <w:rFonts w:ascii="Arial" w:hAnsi="Arial" w:cs="Arial"/>
                <w:sz w:val="24"/>
                <w:szCs w:val="24"/>
                <w:lang w:val="en-ID"/>
              </w:rPr>
              <w:t>dimaksud</w:t>
            </w:r>
            <w:proofErr w:type="spellEnd"/>
            <w:r w:rsidR="00A53070" w:rsidRPr="00A0221C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602987EE" w14:textId="1787AA31" w:rsidR="00A93DCC" w:rsidRPr="00A0221C" w:rsidRDefault="0047637F" w:rsidP="002D07A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Tidak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memakan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storage</w:t>
            </w:r>
          </w:p>
          <w:p w14:paraId="2126E507" w14:textId="77777777" w:rsidR="00615DAA" w:rsidRDefault="00A93DCC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Chatbot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tidak</w:t>
            </w:r>
            <w:proofErr w:type="spellEnd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0221C">
              <w:rPr>
                <w:rFonts w:ascii="Arial" w:hAnsi="Arial" w:cs="Arial"/>
                <w:sz w:val="24"/>
                <w:szCs w:val="24"/>
                <w:lang w:val="en-ID"/>
              </w:rPr>
              <w:t>memerlukan</w:t>
            </w:r>
            <w:proofErr w:type="spellEnd"/>
            <w:r w:rsidR="00335749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335749" w:rsidRPr="00A0221C">
              <w:rPr>
                <w:rFonts w:ascii="Arial" w:hAnsi="Arial" w:cs="Arial"/>
                <w:sz w:val="24"/>
                <w:szCs w:val="24"/>
                <w:lang w:val="en-ID"/>
              </w:rPr>
              <w:t>pengunduhan</w:t>
            </w:r>
            <w:proofErr w:type="spellEnd"/>
            <w:r w:rsidR="00335749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335749" w:rsidRPr="00A0221C">
              <w:rPr>
                <w:rFonts w:ascii="Arial" w:hAnsi="Arial" w:cs="Arial"/>
                <w:sz w:val="24"/>
                <w:szCs w:val="24"/>
                <w:lang w:val="en-ID"/>
              </w:rPr>
              <w:t>aplikasi</w:t>
            </w:r>
            <w:proofErr w:type="spellEnd"/>
            <w:r w:rsidR="00335749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D0A1E" w:rsidRPr="00A0221C">
              <w:rPr>
                <w:rFonts w:ascii="Arial" w:hAnsi="Arial" w:cs="Arial"/>
                <w:sz w:val="24"/>
                <w:szCs w:val="24"/>
                <w:lang w:val="en-ID"/>
              </w:rPr>
              <w:t>sehingga</w:t>
            </w:r>
            <w:proofErr w:type="spellEnd"/>
            <w:r w:rsidR="001D0A1E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D0A1E" w:rsidRPr="00A0221C">
              <w:rPr>
                <w:rFonts w:ascii="Arial" w:hAnsi="Arial" w:cs="Arial"/>
                <w:sz w:val="24"/>
                <w:szCs w:val="24"/>
                <w:lang w:val="en-ID"/>
              </w:rPr>
              <w:t>tidak</w:t>
            </w:r>
            <w:proofErr w:type="spellEnd"/>
            <w:r w:rsidR="001D0A1E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D0A1E" w:rsidRPr="00A0221C">
              <w:rPr>
                <w:rFonts w:ascii="Arial" w:hAnsi="Arial" w:cs="Arial"/>
                <w:sz w:val="24"/>
                <w:szCs w:val="24"/>
                <w:lang w:val="en-ID"/>
              </w:rPr>
              <w:t>menghabiskan</w:t>
            </w:r>
            <w:proofErr w:type="spellEnd"/>
            <w:r w:rsidR="001D0A1E" w:rsidRPr="00A0221C">
              <w:rPr>
                <w:rFonts w:ascii="Arial" w:hAnsi="Arial" w:cs="Arial"/>
                <w:sz w:val="24"/>
                <w:szCs w:val="24"/>
                <w:lang w:val="en-ID"/>
              </w:rPr>
              <w:t xml:space="preserve"> storage pada </w:t>
            </w:r>
            <w:proofErr w:type="spellStart"/>
            <w:r w:rsidR="001D0A1E" w:rsidRPr="00A0221C">
              <w:rPr>
                <w:rFonts w:ascii="Arial" w:hAnsi="Arial" w:cs="Arial"/>
                <w:sz w:val="24"/>
                <w:szCs w:val="24"/>
                <w:lang w:val="en-ID"/>
              </w:rPr>
              <w:t>gawai</w:t>
            </w:r>
            <w:proofErr w:type="spellEnd"/>
            <w:r w:rsidR="001D0A1E" w:rsidRPr="00A0221C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156EA43D" w14:textId="77777777" w:rsidR="00A0221C" w:rsidRDefault="00A0221C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  <w:p w14:paraId="4E1AFF64" w14:textId="77777777" w:rsidR="001853CD" w:rsidRDefault="001853CD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  <w:p w14:paraId="13CF5CA2" w14:textId="6C2D003A" w:rsidR="00A0221C" w:rsidRPr="00A0221C" w:rsidRDefault="00A0221C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4343" w:type="dxa"/>
          </w:tcPr>
          <w:p w14:paraId="5CD1A16F" w14:textId="28B5742F" w:rsidR="004B57B5" w:rsidRDefault="00494935" w:rsidP="002D07AC">
            <w:pPr>
              <w:pStyle w:val="ListParagraph"/>
              <w:numPr>
                <w:ilvl w:val="0"/>
                <w:numId w:val="10"/>
              </w:numPr>
              <w:tabs>
                <w:tab w:val="left" w:pos="1344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FB03B3">
              <w:rPr>
                <w:rFonts w:ascii="Arial" w:hAnsi="Arial" w:cs="Arial"/>
                <w:sz w:val="24"/>
                <w:szCs w:val="24"/>
                <w:lang w:val="en-ID"/>
              </w:rPr>
              <w:t>Algoritma</w:t>
            </w:r>
            <w:proofErr w:type="spellEnd"/>
            <w:r w:rsidRPr="00FB03B3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B03B3">
              <w:rPr>
                <w:rFonts w:ascii="Arial" w:hAnsi="Arial" w:cs="Arial"/>
                <w:sz w:val="24"/>
                <w:szCs w:val="24"/>
                <w:lang w:val="en-ID"/>
              </w:rPr>
              <w:t>kompleks</w:t>
            </w:r>
            <w:proofErr w:type="spellEnd"/>
          </w:p>
          <w:p w14:paraId="7369B4D0" w14:textId="7141A61F" w:rsidR="00A71FAF" w:rsidRPr="00FB03B3" w:rsidRDefault="008E760B" w:rsidP="002D07AC">
            <w:pPr>
              <w:pStyle w:val="ListParagraph"/>
              <w:tabs>
                <w:tab w:val="left" w:pos="1344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Belum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ada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a</w:t>
            </w:r>
            <w:r w:rsidR="00604194">
              <w:rPr>
                <w:rFonts w:ascii="Arial" w:hAnsi="Arial" w:cs="Arial"/>
                <w:sz w:val="24"/>
                <w:szCs w:val="24"/>
                <w:lang w:val="en-ID"/>
              </w:rPr>
              <w:t>lgoritma</w:t>
            </w:r>
            <w:proofErr w:type="spellEnd"/>
            <w:r w:rsidR="00604194"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000E5E48">
              <w:rPr>
                <w:rFonts w:ascii="Arial" w:hAnsi="Arial" w:cs="Arial"/>
                <w:sz w:val="24"/>
                <w:szCs w:val="24"/>
                <w:lang w:val="en-ID"/>
              </w:rPr>
              <w:t>pasti</w:t>
            </w:r>
            <w:proofErr w:type="spellEnd"/>
            <w:r w:rsidR="00604194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604194">
              <w:rPr>
                <w:rFonts w:ascii="Arial" w:hAnsi="Arial" w:cs="Arial"/>
                <w:sz w:val="24"/>
                <w:szCs w:val="24"/>
                <w:lang w:val="en-ID"/>
              </w:rPr>
              <w:t>untuk</w:t>
            </w:r>
            <w:proofErr w:type="spellEnd"/>
            <w:r w:rsidR="00604194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604194">
              <w:rPr>
                <w:rFonts w:ascii="Arial" w:hAnsi="Arial" w:cs="Arial"/>
                <w:sz w:val="24"/>
                <w:szCs w:val="24"/>
                <w:lang w:val="en-ID"/>
              </w:rPr>
              <w:t>mengukur</w:t>
            </w:r>
            <w:proofErr w:type="spellEnd"/>
            <w:r w:rsidR="00604194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448D2">
              <w:rPr>
                <w:rFonts w:ascii="Arial" w:hAnsi="Arial" w:cs="Arial"/>
                <w:sz w:val="24"/>
                <w:szCs w:val="24"/>
                <w:lang w:val="en-ID"/>
              </w:rPr>
              <w:t>tingkat</w:t>
            </w:r>
            <w:proofErr w:type="spellEnd"/>
            <w:r w:rsidR="00D448D2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604194">
              <w:rPr>
                <w:rFonts w:ascii="Arial" w:hAnsi="Arial" w:cs="Arial"/>
                <w:sz w:val="24"/>
                <w:szCs w:val="24"/>
                <w:lang w:val="en-ID"/>
              </w:rPr>
              <w:t>akurasi</w:t>
            </w:r>
            <w:proofErr w:type="spellEnd"/>
            <w:r w:rsidR="00604194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448D2"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 w:rsidR="00172234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72234">
              <w:rPr>
                <w:rFonts w:ascii="Arial" w:hAnsi="Arial" w:cs="Arial"/>
                <w:sz w:val="24"/>
                <w:szCs w:val="24"/>
                <w:lang w:val="en-ID"/>
              </w:rPr>
              <w:t>sehingga</w:t>
            </w:r>
            <w:proofErr w:type="spellEnd"/>
            <w:r w:rsidR="00172234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>algoritma</w:t>
            </w:r>
            <w:proofErr w:type="spellEnd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>digunakan</w:t>
            </w:r>
            <w:proofErr w:type="spellEnd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>diperkirakan</w:t>
            </w:r>
            <w:proofErr w:type="spellEnd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>akan</w:t>
            </w:r>
            <w:proofErr w:type="spellEnd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>cukup</w:t>
            </w:r>
            <w:proofErr w:type="spellEnd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70AD9">
              <w:rPr>
                <w:rFonts w:ascii="Arial" w:hAnsi="Arial" w:cs="Arial"/>
                <w:sz w:val="24"/>
                <w:szCs w:val="24"/>
                <w:lang w:val="en-ID"/>
              </w:rPr>
              <w:t>kompleks</w:t>
            </w:r>
            <w:proofErr w:type="spellEnd"/>
            <w:r w:rsidR="001E39C8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2186FC87" w14:textId="615A708E" w:rsidR="00A63B49" w:rsidRDefault="00947A00" w:rsidP="002D07AC">
            <w:pPr>
              <w:pStyle w:val="ListParagraph"/>
              <w:numPr>
                <w:ilvl w:val="0"/>
                <w:numId w:val="10"/>
              </w:numPr>
              <w:tabs>
                <w:tab w:val="left" w:pos="1344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FB03B3">
              <w:rPr>
                <w:rFonts w:ascii="Arial" w:hAnsi="Arial" w:cs="Arial"/>
                <w:sz w:val="24"/>
                <w:szCs w:val="24"/>
                <w:lang w:val="en-ID"/>
              </w:rPr>
              <w:t xml:space="preserve">Minim </w:t>
            </w:r>
            <w:proofErr w:type="spellStart"/>
            <w:r w:rsidRPr="00FB03B3">
              <w:rPr>
                <w:rFonts w:ascii="Arial" w:hAnsi="Arial" w:cs="Arial"/>
                <w:sz w:val="24"/>
                <w:szCs w:val="24"/>
                <w:lang w:val="en-ID"/>
              </w:rPr>
              <w:t>fitur</w:t>
            </w:r>
            <w:proofErr w:type="spellEnd"/>
          </w:p>
          <w:p w14:paraId="71BB24C9" w14:textId="5FC03E20" w:rsidR="00CC4ECC" w:rsidRPr="00CC4ECC" w:rsidRDefault="0073092C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saat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ini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fitur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disediakan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hanya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berupa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r w:rsidR="009866B5">
              <w:rPr>
                <w:rFonts w:ascii="Arial" w:hAnsi="Arial" w:cs="Arial"/>
                <w:sz w:val="24"/>
                <w:szCs w:val="24"/>
                <w:lang w:val="en-ID"/>
              </w:rPr>
              <w:t>/</w:t>
            </w:r>
            <w:r w:rsidR="00743BBA">
              <w:rPr>
                <w:rFonts w:ascii="Arial" w:hAnsi="Arial" w:cs="Arial"/>
                <w:sz w:val="24"/>
                <w:szCs w:val="24"/>
                <w:lang w:val="en-ID"/>
              </w:rPr>
              <w:t>check dan /help</w:t>
            </w:r>
            <w:r w:rsidR="00E40900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57F39913" w14:textId="0217B9D0" w:rsidR="003E5E0F" w:rsidRDefault="009C3FFE" w:rsidP="002D07AC">
            <w:pPr>
              <w:pStyle w:val="ListParagraph"/>
              <w:numPr>
                <w:ilvl w:val="0"/>
                <w:numId w:val="10"/>
              </w:numPr>
              <w:tabs>
                <w:tab w:val="left" w:pos="1344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Persen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akurasi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t</w:t>
            </w:r>
            <w:r w:rsidR="15AF3DA1" w:rsidRPr="15AF3DA1">
              <w:rPr>
                <w:rFonts w:ascii="Arial" w:hAnsi="Arial" w:cs="Arial"/>
                <w:sz w:val="24"/>
                <w:szCs w:val="24"/>
                <w:lang w:val="en-ID"/>
              </w:rPr>
              <w:t>idak</w:t>
            </w:r>
            <w:proofErr w:type="spellEnd"/>
            <w:r w:rsidR="15AF3DA1" w:rsidRPr="15AF3DA1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15AF3DA1" w:rsidRPr="15AF3DA1">
              <w:rPr>
                <w:rFonts w:ascii="Arial" w:hAnsi="Arial" w:cs="Arial"/>
                <w:sz w:val="24"/>
                <w:szCs w:val="24"/>
                <w:lang w:val="en-ID"/>
              </w:rPr>
              <w:t>sepenuhnya</w:t>
            </w:r>
            <w:proofErr w:type="spellEnd"/>
            <w:r w:rsidR="15AF3DA1" w:rsidRPr="15AF3DA1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15AF3DA1" w:rsidRPr="15AF3DA1">
              <w:rPr>
                <w:rFonts w:ascii="Arial" w:hAnsi="Arial" w:cs="Arial"/>
                <w:sz w:val="24"/>
                <w:szCs w:val="24"/>
                <w:lang w:val="en-ID"/>
              </w:rPr>
              <w:t>akurat</w:t>
            </w:r>
            <w:proofErr w:type="spellEnd"/>
            <w:r w:rsidR="15AF3DA1" w:rsidRPr="15AF3DA1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</w:p>
          <w:p w14:paraId="6DDC509D" w14:textId="69150366" w:rsidR="002A6DDD" w:rsidRDefault="000A7497" w:rsidP="002D07AC">
            <w:pPr>
              <w:pStyle w:val="ListParagraph"/>
              <w:tabs>
                <w:tab w:val="left" w:pos="1344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A</w:t>
            </w:r>
            <w:r w:rsidR="003528BC">
              <w:rPr>
                <w:rFonts w:ascii="Arial" w:hAnsi="Arial" w:cs="Arial"/>
                <w:sz w:val="24"/>
                <w:szCs w:val="24"/>
                <w:lang w:val="en-ID"/>
              </w:rPr>
              <w:t>lgoritma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r w:rsidR="003528BC">
              <w:rPr>
                <w:rFonts w:ascii="Arial" w:hAnsi="Arial" w:cs="Arial"/>
                <w:sz w:val="24"/>
                <w:szCs w:val="24"/>
                <w:lang w:val="en-ID"/>
              </w:rPr>
              <w:t xml:space="preserve">yang </w:t>
            </w:r>
            <w:proofErr w:type="spellStart"/>
            <w:r w:rsidR="003528BC">
              <w:rPr>
                <w:rFonts w:ascii="Arial" w:hAnsi="Arial" w:cs="Arial"/>
                <w:sz w:val="24"/>
                <w:szCs w:val="24"/>
                <w:lang w:val="en-ID"/>
              </w:rPr>
              <w:t>kompleks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cenderung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353236">
              <w:rPr>
                <w:rFonts w:ascii="Arial" w:hAnsi="Arial" w:cs="Arial"/>
                <w:sz w:val="24"/>
                <w:szCs w:val="24"/>
                <w:lang w:val="en-ID"/>
              </w:rPr>
              <w:t>adanya</w:t>
            </w:r>
            <w:proofErr w:type="spellEnd"/>
            <w:r w:rsidR="00353236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353236">
              <w:rPr>
                <w:rFonts w:ascii="Arial" w:hAnsi="Arial" w:cs="Arial"/>
                <w:sz w:val="24"/>
                <w:szCs w:val="24"/>
                <w:lang w:val="en-ID"/>
              </w:rPr>
              <w:t>kesalahan</w:t>
            </w:r>
            <w:proofErr w:type="spellEnd"/>
            <w:r w:rsidR="00353236">
              <w:rPr>
                <w:rFonts w:ascii="Arial" w:hAnsi="Arial" w:cs="Arial"/>
                <w:sz w:val="24"/>
                <w:szCs w:val="24"/>
                <w:lang w:val="en-ID"/>
              </w:rPr>
              <w:t xml:space="preserve"> pada</w:t>
            </w:r>
            <w:r w:rsidR="003528B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E1B0C">
              <w:rPr>
                <w:rFonts w:ascii="Arial" w:hAnsi="Arial" w:cs="Arial"/>
                <w:sz w:val="24"/>
                <w:szCs w:val="24"/>
                <w:lang w:val="en-ID"/>
              </w:rPr>
              <w:t>algoritma</w:t>
            </w:r>
            <w:proofErr w:type="spellEnd"/>
            <w:r w:rsidR="000E1B0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353236">
              <w:rPr>
                <w:rFonts w:ascii="Arial" w:hAnsi="Arial" w:cs="Arial"/>
                <w:sz w:val="24"/>
                <w:szCs w:val="24"/>
                <w:lang w:val="en-ID"/>
              </w:rPr>
              <w:t>sehingga</w:t>
            </w:r>
            <w:proofErr w:type="spellEnd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>pengukuran</w:t>
            </w:r>
            <w:proofErr w:type="spellEnd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>akurasi</w:t>
            </w:r>
            <w:proofErr w:type="spellEnd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>tidak</w:t>
            </w:r>
            <w:proofErr w:type="spellEnd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>sepenuhnya</w:t>
            </w:r>
            <w:proofErr w:type="spellEnd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11725E">
              <w:rPr>
                <w:rFonts w:ascii="Arial" w:hAnsi="Arial" w:cs="Arial"/>
                <w:sz w:val="24"/>
                <w:szCs w:val="24"/>
                <w:lang w:val="en-ID"/>
              </w:rPr>
              <w:t>akurat</w:t>
            </w:r>
            <w:proofErr w:type="spellEnd"/>
            <w:r w:rsidR="009C6D00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35C7AF6D" w14:textId="62117864" w:rsidR="00615DAA" w:rsidRDefault="0047637F" w:rsidP="002D07AC">
            <w:pPr>
              <w:pStyle w:val="ListParagraph"/>
              <w:numPr>
                <w:ilvl w:val="0"/>
                <w:numId w:val="10"/>
              </w:numPr>
              <w:tabs>
                <w:tab w:val="left" w:pos="1344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>
              <w:rPr>
                <w:rFonts w:ascii="Arial" w:hAnsi="Arial" w:cs="Arial"/>
                <w:sz w:val="24"/>
                <w:szCs w:val="24"/>
                <w:lang w:val="en-ID"/>
              </w:rPr>
              <w:t>Internet required</w:t>
            </w:r>
          </w:p>
          <w:p w14:paraId="6FDCD714" w14:textId="66305A43" w:rsidR="00615DAA" w:rsidRDefault="00AB5FB2" w:rsidP="002D07AC">
            <w:pPr>
              <w:pStyle w:val="ListParagraph"/>
              <w:tabs>
                <w:tab w:val="left" w:pos="1344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Chatbot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tidak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digunakan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jika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6111F9">
              <w:rPr>
                <w:rFonts w:ascii="Arial" w:hAnsi="Arial" w:cs="Arial"/>
                <w:sz w:val="24"/>
                <w:szCs w:val="24"/>
                <w:lang w:val="en-ID"/>
              </w:rPr>
              <w:t>tidak</w:t>
            </w:r>
            <w:proofErr w:type="spellEnd"/>
            <w:r w:rsidR="006111F9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6111F9">
              <w:rPr>
                <w:rFonts w:ascii="Arial" w:hAnsi="Arial" w:cs="Arial"/>
                <w:sz w:val="24"/>
                <w:szCs w:val="24"/>
                <w:lang w:val="en-ID"/>
              </w:rPr>
              <w:t>ada</w:t>
            </w:r>
            <w:proofErr w:type="spellEnd"/>
            <w:r w:rsidR="006111F9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6111F9">
              <w:rPr>
                <w:rFonts w:ascii="Arial" w:hAnsi="Arial" w:cs="Arial"/>
                <w:sz w:val="24"/>
                <w:szCs w:val="24"/>
                <w:lang w:val="en-ID"/>
              </w:rPr>
              <w:t>akses</w:t>
            </w:r>
            <w:proofErr w:type="spellEnd"/>
            <w:r w:rsidR="00DA06CE">
              <w:rPr>
                <w:rFonts w:ascii="Arial" w:hAnsi="Arial" w:cs="Arial"/>
                <w:sz w:val="24"/>
                <w:szCs w:val="24"/>
                <w:lang w:val="en-ID"/>
              </w:rPr>
              <w:t xml:space="preserve"> internet</w:t>
            </w:r>
            <w:r w:rsidR="009C6D00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4BA3A539" w14:textId="77777777" w:rsidR="001037C0" w:rsidRDefault="001037C0" w:rsidP="002D07AC">
            <w:pPr>
              <w:pStyle w:val="ListParagraph"/>
              <w:tabs>
                <w:tab w:val="left" w:pos="1344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  <w:p w14:paraId="450973C9" w14:textId="40285BEE" w:rsidR="00CF3941" w:rsidRPr="00054E90" w:rsidRDefault="00CF3941" w:rsidP="002D07AC">
            <w:pPr>
              <w:tabs>
                <w:tab w:val="left" w:pos="1344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  <w:p w14:paraId="15216B33" w14:textId="588C5C61" w:rsidR="00356D58" w:rsidRPr="00615DAA" w:rsidRDefault="00356D58" w:rsidP="002D07AC">
            <w:pPr>
              <w:pStyle w:val="ListParagraph"/>
              <w:tabs>
                <w:tab w:val="left" w:pos="1344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</w:tr>
      <w:tr w:rsidR="004B57B5" w14:paraId="541B5442" w14:textId="77777777" w:rsidTr="001853CD">
        <w:tc>
          <w:tcPr>
            <w:tcW w:w="4673" w:type="dxa"/>
          </w:tcPr>
          <w:p w14:paraId="1226CBB9" w14:textId="417385C7" w:rsidR="004B57B5" w:rsidRDefault="004B57B5" w:rsidP="002D07A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>
              <w:rPr>
                <w:rFonts w:ascii="Arial" w:hAnsi="Arial" w:cs="Arial"/>
                <w:sz w:val="24"/>
                <w:szCs w:val="24"/>
                <w:lang w:val="en-ID"/>
              </w:rPr>
              <w:lastRenderedPageBreak/>
              <w:t>Opportunity</w:t>
            </w:r>
          </w:p>
        </w:tc>
        <w:tc>
          <w:tcPr>
            <w:tcW w:w="4343" w:type="dxa"/>
          </w:tcPr>
          <w:p w14:paraId="7562386B" w14:textId="5D54454D" w:rsidR="004B57B5" w:rsidRDefault="004B57B5" w:rsidP="002D07A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>
              <w:rPr>
                <w:rFonts w:ascii="Arial" w:hAnsi="Arial" w:cs="Arial"/>
                <w:sz w:val="24"/>
                <w:szCs w:val="24"/>
                <w:lang w:val="en-ID"/>
              </w:rPr>
              <w:t>Threat</w:t>
            </w:r>
          </w:p>
        </w:tc>
      </w:tr>
      <w:tr w:rsidR="004B57B5" w14:paraId="113C664D" w14:textId="77777777" w:rsidTr="001853CD">
        <w:tc>
          <w:tcPr>
            <w:tcW w:w="4673" w:type="dxa"/>
          </w:tcPr>
          <w:p w14:paraId="517DE338" w14:textId="063A294D" w:rsidR="00552E3D" w:rsidRDefault="00DD3CC6" w:rsidP="002D07A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Penggunaan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di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kalangan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masyarakat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Indonesia</w:t>
            </w:r>
          </w:p>
          <w:p w14:paraId="1FC06BDA" w14:textId="60AA7970" w:rsidR="00A61423" w:rsidRDefault="0058348B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Maraknya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penggunaan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seperti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Line dan WhatsApp </w:t>
            </w:r>
            <w:r w:rsidR="00D4234B">
              <w:rPr>
                <w:rFonts w:ascii="Arial" w:hAnsi="Arial" w:cs="Arial"/>
                <w:sz w:val="24"/>
                <w:szCs w:val="24"/>
                <w:lang w:val="en-ID"/>
              </w:rPr>
              <w:t xml:space="preserve">di zaman </w:t>
            </w:r>
            <w:proofErr w:type="spellStart"/>
            <w:r w:rsidR="00D4234B">
              <w:rPr>
                <w:rFonts w:ascii="Arial" w:hAnsi="Arial" w:cs="Arial"/>
                <w:sz w:val="24"/>
                <w:szCs w:val="24"/>
                <w:lang w:val="en-ID"/>
              </w:rPr>
              <w:t>sekarang</w:t>
            </w:r>
            <w:proofErr w:type="spellEnd"/>
            <w:r w:rsidR="00D4234B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membantu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meningkatkan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eksistensi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chatbot </w:t>
            </w:r>
            <w:r w:rsidR="00D4234B">
              <w:rPr>
                <w:rFonts w:ascii="Arial" w:hAnsi="Arial" w:cs="Arial"/>
                <w:sz w:val="24"/>
                <w:szCs w:val="24"/>
                <w:lang w:val="en-ID"/>
              </w:rPr>
              <w:t xml:space="preserve">di </w:t>
            </w:r>
            <w:proofErr w:type="spellStart"/>
            <w:r w:rsidR="00D4234B">
              <w:rPr>
                <w:rFonts w:ascii="Arial" w:hAnsi="Arial" w:cs="Arial"/>
                <w:sz w:val="24"/>
                <w:szCs w:val="24"/>
                <w:lang w:val="en-ID"/>
              </w:rPr>
              <w:t>kalangan</w:t>
            </w:r>
            <w:proofErr w:type="spellEnd"/>
            <w:r w:rsidR="00D4234B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4234B">
              <w:rPr>
                <w:rFonts w:ascii="Arial" w:hAnsi="Arial" w:cs="Arial"/>
                <w:sz w:val="24"/>
                <w:szCs w:val="24"/>
                <w:lang w:val="en-ID"/>
              </w:rPr>
              <w:t>masyarakat</w:t>
            </w:r>
            <w:proofErr w:type="spellEnd"/>
            <w:r w:rsidR="00D4234B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706FEEB8" w14:textId="2CC1BEC6" w:rsidR="003A63E1" w:rsidRPr="0072647F" w:rsidRDefault="003F7726" w:rsidP="002D07A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72647F">
              <w:rPr>
                <w:rFonts w:ascii="Arial" w:hAnsi="Arial" w:cs="Arial"/>
                <w:sz w:val="24"/>
                <w:szCs w:val="24"/>
                <w:lang w:val="en-ID"/>
              </w:rPr>
              <w:t>Maraknya</w:t>
            </w:r>
            <w:proofErr w:type="spellEnd"/>
            <w:r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2647F"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B03B3">
              <w:rPr>
                <w:rFonts w:ascii="Arial" w:hAnsi="Arial" w:cs="Arial"/>
                <w:sz w:val="24"/>
                <w:szCs w:val="24"/>
                <w:lang w:val="en-ID"/>
              </w:rPr>
              <w:t>hoa</w:t>
            </w:r>
            <w:r w:rsidR="00F27B27">
              <w:rPr>
                <w:rFonts w:ascii="Arial" w:hAnsi="Arial" w:cs="Arial"/>
                <w:sz w:val="24"/>
                <w:szCs w:val="24"/>
                <w:lang w:val="en-ID"/>
              </w:rPr>
              <w:t>ks</w:t>
            </w:r>
            <w:proofErr w:type="spellEnd"/>
          </w:p>
          <w:p w14:paraId="381AD0B6" w14:textId="32202166" w:rsidR="000929DE" w:rsidRPr="0072647F" w:rsidRDefault="1DF587EF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72647F">
              <w:rPr>
                <w:rFonts w:ascii="Arial" w:hAnsi="Arial" w:cs="Arial"/>
                <w:sz w:val="24"/>
                <w:szCs w:val="24"/>
                <w:lang w:val="en-ID"/>
              </w:rPr>
              <w:t>Mudahnya</w:t>
            </w:r>
            <w:proofErr w:type="spellEnd"/>
            <w:r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2647F">
              <w:rPr>
                <w:rFonts w:ascii="Arial" w:hAnsi="Arial" w:cs="Arial"/>
                <w:sz w:val="24"/>
                <w:szCs w:val="24"/>
                <w:lang w:val="en-ID"/>
              </w:rPr>
              <w:t>mengakses</w:t>
            </w:r>
            <w:proofErr w:type="spellEnd"/>
            <w:r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internet </w:t>
            </w:r>
            <w:proofErr w:type="spellStart"/>
            <w:r w:rsidRPr="0072647F">
              <w:rPr>
                <w:rFonts w:ascii="Arial" w:hAnsi="Arial" w:cs="Arial"/>
                <w:sz w:val="24"/>
                <w:szCs w:val="24"/>
                <w:lang w:val="en-ID"/>
              </w:rPr>
              <w:t>menyebabkan</w:t>
            </w:r>
            <w:proofErr w:type="spellEnd"/>
            <w:r w:rsidR="48F5BF7F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19CB85FB" w:rsidRPr="0072647F">
              <w:rPr>
                <w:rFonts w:ascii="Arial" w:hAnsi="Arial" w:cs="Arial"/>
                <w:sz w:val="24"/>
                <w:szCs w:val="24"/>
                <w:lang w:val="en-ID"/>
              </w:rPr>
              <w:t>informasi</w:t>
            </w:r>
            <w:proofErr w:type="spellEnd"/>
            <w:r w:rsidR="19CB85FB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r w:rsidR="31D3C61E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hoax </w:t>
            </w:r>
            <w:proofErr w:type="spellStart"/>
            <w:r w:rsidR="31D3C61E" w:rsidRPr="0072647F">
              <w:rPr>
                <w:rFonts w:ascii="Arial" w:hAnsi="Arial" w:cs="Arial"/>
                <w:sz w:val="24"/>
                <w:szCs w:val="24"/>
                <w:lang w:val="en-ID"/>
              </w:rPr>
              <w:t>relatif</w:t>
            </w:r>
            <w:proofErr w:type="spellEnd"/>
            <w:r w:rsidR="31D3C61E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31D3C61E" w:rsidRPr="0072647F">
              <w:rPr>
                <w:rFonts w:ascii="Arial" w:hAnsi="Arial" w:cs="Arial"/>
                <w:sz w:val="24"/>
                <w:szCs w:val="24"/>
                <w:lang w:val="en-ID"/>
              </w:rPr>
              <w:t>cepat</w:t>
            </w:r>
            <w:proofErr w:type="spellEnd"/>
            <w:r w:rsidR="31D3C61E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31D3C61E" w:rsidRPr="0072647F">
              <w:rPr>
                <w:rFonts w:ascii="Arial" w:hAnsi="Arial" w:cs="Arial"/>
                <w:sz w:val="24"/>
                <w:szCs w:val="24"/>
                <w:lang w:val="en-ID"/>
              </w:rPr>
              <w:t>tersebar</w:t>
            </w:r>
            <w:proofErr w:type="spellEnd"/>
            <w:r w:rsidR="247341C3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670A8F4E" w:rsidRPr="0072647F">
              <w:rPr>
                <w:rFonts w:ascii="Arial" w:hAnsi="Arial" w:cs="Arial"/>
                <w:sz w:val="24"/>
                <w:szCs w:val="24"/>
                <w:lang w:val="en-ID"/>
              </w:rPr>
              <w:t>sehingga</w:t>
            </w:r>
            <w:proofErr w:type="spellEnd"/>
            <w:r w:rsidR="670A8F4E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670A8F4E" w:rsidRPr="0072647F"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 w:rsidR="670A8F4E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hoax</w:t>
            </w:r>
            <w:r w:rsidR="37E055CA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4511C2A7" w:rsidRPr="0072647F">
              <w:rPr>
                <w:rFonts w:ascii="Arial" w:hAnsi="Arial" w:cs="Arial"/>
                <w:sz w:val="24"/>
                <w:szCs w:val="24"/>
                <w:lang w:val="en-ID"/>
              </w:rPr>
              <w:t>menjadi</w:t>
            </w:r>
            <w:proofErr w:type="spellEnd"/>
            <w:r w:rsidR="4511C2A7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71331F53" w:rsidRPr="0072647F">
              <w:rPr>
                <w:rFonts w:ascii="Arial" w:hAnsi="Arial" w:cs="Arial"/>
                <w:sz w:val="24"/>
                <w:szCs w:val="24"/>
                <w:lang w:val="en-ID"/>
              </w:rPr>
              <w:t>hal</w:t>
            </w:r>
            <w:proofErr w:type="spellEnd"/>
            <w:r w:rsidR="71331F53" w:rsidRPr="0072647F"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71331F53" w:rsidRPr="0072647F">
              <w:rPr>
                <w:rFonts w:ascii="Arial" w:hAnsi="Arial" w:cs="Arial"/>
                <w:sz w:val="24"/>
                <w:szCs w:val="24"/>
                <w:lang w:val="en-ID"/>
              </w:rPr>
              <w:t>lumrah</w:t>
            </w:r>
            <w:proofErr w:type="spellEnd"/>
            <w:r w:rsidR="71331F53" w:rsidRPr="0072647F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4355D4DD" w14:textId="17CA1380" w:rsidR="00FC7CF6" w:rsidRDefault="00A422B2" w:rsidP="002D07A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Perspektif</w:t>
            </w:r>
            <w:proofErr w:type="spellEnd"/>
            <w:r w:rsidR="009D7F44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9D7F44">
              <w:rPr>
                <w:rFonts w:ascii="Arial" w:hAnsi="Arial" w:cs="Arial"/>
                <w:sz w:val="24"/>
                <w:szCs w:val="24"/>
                <w:lang w:val="en-ID"/>
              </w:rPr>
              <w:t>masyarakat</w:t>
            </w:r>
            <w:proofErr w:type="spellEnd"/>
            <w:r w:rsidR="009D7F44">
              <w:rPr>
                <w:rFonts w:ascii="Arial" w:hAnsi="Arial" w:cs="Arial"/>
                <w:sz w:val="24"/>
                <w:szCs w:val="24"/>
                <w:lang w:val="en-ID"/>
              </w:rPr>
              <w:t xml:space="preserve"> di media </w:t>
            </w:r>
            <w:proofErr w:type="spellStart"/>
            <w:r w:rsidR="009D7F44">
              <w:rPr>
                <w:rFonts w:ascii="Arial" w:hAnsi="Arial" w:cs="Arial"/>
                <w:sz w:val="24"/>
                <w:szCs w:val="24"/>
                <w:lang w:val="en-ID"/>
              </w:rPr>
              <w:t>sosial</w:t>
            </w:r>
            <w:proofErr w:type="spellEnd"/>
          </w:p>
          <w:p w14:paraId="6DA4AF0A" w14:textId="269C6B18" w:rsidR="009D7F44" w:rsidRDefault="000275D5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validasi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chatbot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mampu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meluruskan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perspektif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netizen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dalam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menanggapi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suatu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beredar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sehingga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mencegah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adanya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miskonsepsi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berujung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keresahan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atau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perpecahan</w:t>
            </w:r>
            <w:proofErr w:type="spellEnd"/>
            <w:r w:rsidR="00DA166F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7924AF88" w14:textId="20E6AEBA" w:rsidR="0027504B" w:rsidRPr="00204678" w:rsidRDefault="002217B1" w:rsidP="002D07A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Validasi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sumber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material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dalam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penulisan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KTI</w:t>
            </w:r>
          </w:p>
          <w:p w14:paraId="377C5DB1" w14:textId="43BA4A0C" w:rsidR="00230A26" w:rsidRPr="003E5E0F" w:rsidRDefault="000F4E41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Pelajar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hendak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Karya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Tulis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Ilmiah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(KTI)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dapat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memastikan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terlebih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dahulu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apakah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sumber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berita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akan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digunakan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3727B">
              <w:rPr>
                <w:rFonts w:ascii="Arial" w:hAnsi="Arial" w:cs="Arial"/>
                <w:sz w:val="24"/>
                <w:szCs w:val="24"/>
                <w:lang w:val="en-ID"/>
              </w:rPr>
              <w:t>dalam</w:t>
            </w:r>
            <w:proofErr w:type="spellEnd"/>
            <w:r w:rsidR="00F3727B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3727B">
              <w:rPr>
                <w:rFonts w:ascii="Arial" w:hAnsi="Arial" w:cs="Arial"/>
                <w:sz w:val="24"/>
                <w:szCs w:val="24"/>
                <w:lang w:val="en-ID"/>
              </w:rPr>
              <w:t>karyanya</w:t>
            </w:r>
            <w:proofErr w:type="spellEnd"/>
            <w:r w:rsidR="00F3727B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adalah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>sumber</w:t>
            </w:r>
            <w:proofErr w:type="spellEnd"/>
            <w:r w:rsidR="00C55927"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3B42B373" w:rsidRPr="3B42B373">
              <w:rPr>
                <w:rFonts w:ascii="Arial" w:hAnsi="Arial" w:cs="Arial"/>
                <w:sz w:val="24"/>
                <w:szCs w:val="24"/>
                <w:lang w:val="en-ID"/>
              </w:rPr>
              <w:t>faktual</w:t>
            </w:r>
            <w:proofErr w:type="spellEnd"/>
            <w:r w:rsidR="00F3727B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3727B">
              <w:rPr>
                <w:rFonts w:ascii="Arial" w:hAnsi="Arial" w:cs="Arial"/>
                <w:sz w:val="24"/>
                <w:szCs w:val="24"/>
                <w:lang w:val="en-ID"/>
              </w:rPr>
              <w:t>atau</w:t>
            </w:r>
            <w:proofErr w:type="spellEnd"/>
            <w:r w:rsidR="00F3727B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3727B">
              <w:rPr>
                <w:rFonts w:ascii="Arial" w:hAnsi="Arial" w:cs="Arial"/>
                <w:sz w:val="24"/>
                <w:szCs w:val="24"/>
                <w:lang w:val="en-ID"/>
              </w:rPr>
              <w:t>tidak</w:t>
            </w:r>
            <w:proofErr w:type="spellEnd"/>
            <w:r w:rsidR="00F3727B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</w:tc>
        <w:tc>
          <w:tcPr>
            <w:tcW w:w="4343" w:type="dxa"/>
          </w:tcPr>
          <w:p w14:paraId="64A0CC49" w14:textId="00FAD343" w:rsidR="00615200" w:rsidRDefault="00CC3B73" w:rsidP="002D07AC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Rentan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peretasan</w:t>
            </w:r>
            <w:proofErr w:type="spellEnd"/>
            <w:r w:rsidR="00D847F5">
              <w:rPr>
                <w:rFonts w:ascii="Arial" w:hAnsi="Arial" w:cs="Arial"/>
                <w:sz w:val="24"/>
                <w:szCs w:val="24"/>
                <w:lang w:val="en-ID"/>
              </w:rPr>
              <w:t xml:space="preserve"> (hacking)</w:t>
            </w:r>
          </w:p>
          <w:p w14:paraId="346C9DFE" w14:textId="4C9C3D3D" w:rsidR="00073F3D" w:rsidRPr="00073F3D" w:rsidRDefault="00913C47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A</w:t>
            </w:r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>kun</w:t>
            </w:r>
            <w:proofErr w:type="spellEnd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>resmi</w:t>
            </w:r>
            <w:proofErr w:type="spellEnd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 xml:space="preserve"> chatbot </w:t>
            </w:r>
            <w:proofErr w:type="spellStart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>berpotensi</w:t>
            </w:r>
            <w:proofErr w:type="spellEnd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>terkana</w:t>
            </w:r>
            <w:proofErr w:type="spellEnd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>peretasan</w:t>
            </w:r>
            <w:proofErr w:type="spellEnd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>dari</w:t>
            </w:r>
            <w:proofErr w:type="spellEnd"/>
            <w:r w:rsidR="00073F3D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oknum-oknum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merasa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dirugikan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453E09C0" w14:textId="04F83DEF" w:rsidR="00527DAB" w:rsidRDefault="008B5BCF" w:rsidP="002D07AC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Kurangnya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pengetahuan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akan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penggunaan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chatbot</w:t>
            </w:r>
          </w:p>
          <w:p w14:paraId="19497A58" w14:textId="37E271B0" w:rsidR="00372C6E" w:rsidRDefault="00802522" w:rsidP="002D07AC">
            <w:pPr>
              <w:pStyle w:val="ListParagraph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Bagi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sebagian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masyarakat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khususnya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golongan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 xml:space="preserve"> orang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ID"/>
              </w:rPr>
              <w:t>tua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ID"/>
              </w:rPr>
              <w:t>,</w:t>
            </w:r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>penggunaan</w:t>
            </w:r>
            <w:proofErr w:type="spellEnd"/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 xml:space="preserve"> chatbot </w:t>
            </w:r>
            <w:proofErr w:type="spellStart"/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>bukanlah</w:t>
            </w:r>
            <w:proofErr w:type="spellEnd"/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>hal</w:t>
            </w:r>
            <w:proofErr w:type="spellEnd"/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>lumrah</w:t>
            </w:r>
            <w:proofErr w:type="spellEnd"/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A8529A">
              <w:rPr>
                <w:rFonts w:ascii="Arial" w:hAnsi="Arial" w:cs="Arial"/>
                <w:sz w:val="24"/>
                <w:szCs w:val="24"/>
                <w:lang w:val="en-ID"/>
              </w:rPr>
              <w:t>sehingga</w:t>
            </w:r>
            <w:proofErr w:type="spellEnd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>penggunaan</w:t>
            </w:r>
            <w:proofErr w:type="spellEnd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 xml:space="preserve"> chatbot </w:t>
            </w:r>
            <w:proofErr w:type="spellStart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>hanya</w:t>
            </w:r>
            <w:proofErr w:type="spellEnd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>akan</w:t>
            </w:r>
            <w:proofErr w:type="spellEnd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>berpotensi</w:t>
            </w:r>
            <w:proofErr w:type="spellEnd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>eksis</w:t>
            </w:r>
            <w:proofErr w:type="spellEnd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 xml:space="preserve"> di </w:t>
            </w:r>
            <w:proofErr w:type="spellStart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>kalangan</w:t>
            </w:r>
            <w:proofErr w:type="spellEnd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>remaja</w:t>
            </w:r>
            <w:proofErr w:type="spellEnd"/>
            <w:r w:rsidR="00F906E0">
              <w:rPr>
                <w:rFonts w:ascii="Arial" w:hAnsi="Arial" w:cs="Arial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="00F72233">
              <w:rPr>
                <w:rFonts w:ascii="Arial" w:hAnsi="Arial" w:cs="Arial"/>
                <w:sz w:val="24"/>
                <w:szCs w:val="24"/>
                <w:lang w:val="en-ID"/>
              </w:rPr>
              <w:t>dewasa</w:t>
            </w:r>
            <w:proofErr w:type="spellEnd"/>
            <w:r w:rsidR="00B462DA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B462DA">
              <w:rPr>
                <w:rFonts w:ascii="Arial" w:hAnsi="Arial" w:cs="Arial"/>
                <w:sz w:val="24"/>
                <w:szCs w:val="24"/>
                <w:lang w:val="en-ID"/>
              </w:rPr>
              <w:t>saja</w:t>
            </w:r>
            <w:proofErr w:type="spellEnd"/>
            <w:r w:rsidR="00F72233">
              <w:rPr>
                <w:rFonts w:ascii="Arial" w:hAnsi="Arial" w:cs="Arial"/>
                <w:sz w:val="24"/>
                <w:szCs w:val="24"/>
                <w:lang w:val="en-ID"/>
              </w:rPr>
              <w:t>.</w:t>
            </w:r>
          </w:p>
          <w:p w14:paraId="28B62ADB" w14:textId="77777777" w:rsidR="00B462DA" w:rsidRPr="00B462DA" w:rsidRDefault="00B462DA" w:rsidP="002D07A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  <w:p w14:paraId="6860FFB6" w14:textId="77777777" w:rsidR="00E55368" w:rsidRPr="00E55368" w:rsidRDefault="00E55368" w:rsidP="002D07AC">
            <w:pPr>
              <w:pStyle w:val="ListParagraph"/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  <w:p w14:paraId="580D7B16" w14:textId="77777777" w:rsidR="00DE329C" w:rsidRPr="00DE329C" w:rsidRDefault="00DE329C" w:rsidP="002D07AC">
            <w:pPr>
              <w:pStyle w:val="ListParagraph"/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  <w:p w14:paraId="01168589" w14:textId="77777777" w:rsidR="00DE329C" w:rsidRPr="00DE329C" w:rsidRDefault="00DE329C" w:rsidP="002D07AC">
            <w:pPr>
              <w:pStyle w:val="ListParagraph"/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  <w:p w14:paraId="26787560" w14:textId="5512643F" w:rsidR="00385B37" w:rsidRDefault="00385B37" w:rsidP="002D07AC">
            <w:pPr>
              <w:pStyle w:val="ListParagraph"/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  <w:p w14:paraId="3923107D" w14:textId="381227FC" w:rsidR="00385B37" w:rsidRPr="00C662F9" w:rsidRDefault="00385B37" w:rsidP="002D07AC">
            <w:pPr>
              <w:pStyle w:val="ListParagraph"/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</w:tr>
    </w:tbl>
    <w:p w14:paraId="41AA2C15" w14:textId="0EDB2575" w:rsidR="0040631D" w:rsidRPr="005F13DE" w:rsidRDefault="0040631D" w:rsidP="002D07AC">
      <w:pPr>
        <w:pStyle w:val="Heading1"/>
        <w:spacing w:line="360" w:lineRule="auto"/>
        <w:jc w:val="center"/>
        <w:rPr>
          <w:rFonts w:ascii="Arial" w:hAnsi="Arial" w:cs="Arial"/>
          <w:color w:val="000000" w:themeColor="text1"/>
          <w:lang w:val="en-ID"/>
        </w:rPr>
      </w:pPr>
      <w:bookmarkStart w:id="10" w:name="_Toc110604131"/>
      <w:r w:rsidRPr="005F13DE">
        <w:rPr>
          <w:rFonts w:ascii="Arial" w:hAnsi="Arial" w:cs="Arial"/>
          <w:color w:val="000000" w:themeColor="text1"/>
          <w:lang w:val="en-ID"/>
        </w:rPr>
        <w:lastRenderedPageBreak/>
        <w:t>Bab V</w:t>
      </w:r>
      <w:bookmarkEnd w:id="10"/>
    </w:p>
    <w:p w14:paraId="7795BB04" w14:textId="24B8D347" w:rsidR="00BB0CCB" w:rsidRDefault="0040631D" w:rsidP="002D07AC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Rangkuman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Kesimpulan</w:t>
      </w:r>
    </w:p>
    <w:p w14:paraId="52B7E979" w14:textId="543536D9" w:rsidR="00FC1AD2" w:rsidRDefault="00FC1AD2" w:rsidP="002D07AC">
      <w:pPr>
        <w:spacing w:line="360" w:lineRule="auto"/>
        <w:ind w:firstLine="720"/>
        <w:jc w:val="both"/>
        <w:rPr>
          <w:rStyle w:val="hgkelc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ID"/>
        </w:rPr>
        <w:t xml:space="preserve">Di zaman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semakin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maju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21233D">
        <w:rPr>
          <w:rFonts w:ascii="Arial" w:hAnsi="Arial" w:cs="Arial"/>
          <w:sz w:val="24"/>
          <w:szCs w:val="24"/>
          <w:lang w:val="en-ID"/>
        </w:rPr>
        <w:t>arus</w:t>
      </w:r>
      <w:proofErr w:type="spellEnd"/>
      <w:r w:rsidR="00212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1233D">
        <w:rPr>
          <w:rFonts w:ascii="Arial" w:hAnsi="Arial" w:cs="Arial"/>
          <w:sz w:val="24"/>
          <w:szCs w:val="24"/>
          <w:lang w:val="en-ID"/>
        </w:rPr>
        <w:t>penyebaran</w:t>
      </w:r>
      <w:proofErr w:type="spellEnd"/>
      <w:r w:rsidR="00212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1233D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21233D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21233D"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 w:rsidR="00212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1233D">
        <w:rPr>
          <w:rFonts w:ascii="Arial" w:hAnsi="Arial" w:cs="Arial"/>
          <w:sz w:val="24"/>
          <w:szCs w:val="24"/>
          <w:lang w:val="en-ID"/>
        </w:rPr>
        <w:t>terbendung</w:t>
      </w:r>
      <w:proofErr w:type="spellEnd"/>
      <w:r w:rsidR="0021233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7A4F">
        <w:rPr>
          <w:rFonts w:ascii="Arial" w:hAnsi="Arial" w:cs="Arial"/>
          <w:sz w:val="24"/>
          <w:szCs w:val="24"/>
          <w:lang w:val="en-ID"/>
        </w:rPr>
        <w:t>membuat</w:t>
      </w:r>
      <w:proofErr w:type="spellEnd"/>
      <w:r w:rsidR="003A7A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7A4F">
        <w:rPr>
          <w:rFonts w:ascii="Arial" w:hAnsi="Arial" w:cs="Arial"/>
          <w:sz w:val="24"/>
          <w:szCs w:val="24"/>
          <w:lang w:val="en-ID"/>
        </w:rPr>
        <w:t>penyebaran</w:t>
      </w:r>
      <w:proofErr w:type="spellEnd"/>
      <w:r w:rsidR="003A7A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0CCB">
        <w:rPr>
          <w:rFonts w:ascii="Arial" w:hAnsi="Arial" w:cs="Arial"/>
          <w:sz w:val="24"/>
          <w:szCs w:val="24"/>
          <w:lang w:val="en-ID"/>
        </w:rPr>
        <w:t>hoaks</w:t>
      </w:r>
      <w:proofErr w:type="spellEnd"/>
      <w:r w:rsidR="003A7A4F">
        <w:rPr>
          <w:rFonts w:ascii="Arial" w:hAnsi="Arial" w:cs="Arial"/>
          <w:i/>
          <w:iCs/>
          <w:sz w:val="24"/>
          <w:szCs w:val="24"/>
          <w:lang w:val="en-ID"/>
        </w:rPr>
        <w:t xml:space="preserve"> </w:t>
      </w:r>
      <w:proofErr w:type="spellStart"/>
      <w:r w:rsidR="003A7A4F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="003A7A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7A4F">
        <w:rPr>
          <w:rFonts w:ascii="Arial" w:hAnsi="Arial" w:cs="Arial"/>
          <w:sz w:val="24"/>
          <w:szCs w:val="24"/>
          <w:lang w:val="en-ID"/>
        </w:rPr>
        <w:t>berita</w:t>
      </w:r>
      <w:proofErr w:type="spellEnd"/>
      <w:r w:rsidR="003A7A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7A4F">
        <w:rPr>
          <w:rFonts w:ascii="Arial" w:hAnsi="Arial" w:cs="Arial"/>
          <w:sz w:val="24"/>
          <w:szCs w:val="24"/>
          <w:lang w:val="en-ID"/>
        </w:rPr>
        <w:t>palsu</w:t>
      </w:r>
      <w:proofErr w:type="spellEnd"/>
      <w:r w:rsidR="003A7A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7A4F">
        <w:rPr>
          <w:rFonts w:ascii="Arial" w:hAnsi="Arial" w:cs="Arial"/>
          <w:sz w:val="24"/>
          <w:szCs w:val="24"/>
          <w:lang w:val="en-ID"/>
        </w:rPr>
        <w:t>semakin</w:t>
      </w:r>
      <w:proofErr w:type="spellEnd"/>
      <w:r w:rsidR="003A7A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7A4F">
        <w:rPr>
          <w:rFonts w:ascii="Arial" w:hAnsi="Arial" w:cs="Arial"/>
          <w:sz w:val="24"/>
          <w:szCs w:val="24"/>
          <w:lang w:val="en-ID"/>
        </w:rPr>
        <w:t>marak</w:t>
      </w:r>
      <w:proofErr w:type="spellEnd"/>
      <w:r w:rsidR="003A7A4F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A7A4F">
        <w:rPr>
          <w:rFonts w:ascii="Arial" w:hAnsi="Arial" w:cs="Arial"/>
          <w:sz w:val="24"/>
          <w:szCs w:val="24"/>
          <w:lang w:val="en-ID"/>
        </w:rPr>
        <w:t>terjadi</w:t>
      </w:r>
      <w:proofErr w:type="spellEnd"/>
      <w:r w:rsidR="003A7A4F">
        <w:rPr>
          <w:rFonts w:ascii="Arial" w:hAnsi="Arial" w:cs="Arial"/>
          <w:sz w:val="24"/>
          <w:szCs w:val="24"/>
          <w:lang w:val="en-ID"/>
        </w:rPr>
        <w:t xml:space="preserve"> </w:t>
      </w:r>
      <w:r w:rsidR="00490C1E">
        <w:rPr>
          <w:rFonts w:ascii="Arial" w:hAnsi="Arial" w:cs="Arial"/>
          <w:sz w:val="24"/>
          <w:szCs w:val="24"/>
          <w:lang w:val="en-ID"/>
        </w:rPr>
        <w:t xml:space="preserve">di media </w:t>
      </w:r>
      <w:proofErr w:type="spellStart"/>
      <w:r w:rsidR="00490C1E">
        <w:rPr>
          <w:rFonts w:ascii="Arial" w:hAnsi="Arial" w:cs="Arial"/>
          <w:sz w:val="24"/>
          <w:szCs w:val="24"/>
          <w:lang w:val="en-ID"/>
        </w:rPr>
        <w:t>sosial</w:t>
      </w:r>
      <w:proofErr w:type="spellEnd"/>
      <w:r w:rsidR="00490C1E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BB0CCB">
        <w:rPr>
          <w:rFonts w:ascii="Arial" w:hAnsi="Arial" w:cs="Arial"/>
          <w:sz w:val="24"/>
          <w:szCs w:val="24"/>
          <w:lang w:val="en-ID"/>
        </w:rPr>
        <w:t>Permasalahan</w:t>
      </w:r>
      <w:proofErr w:type="spellEnd"/>
      <w:r w:rsidR="00BB0C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0CCB">
        <w:rPr>
          <w:rFonts w:ascii="Arial" w:hAnsi="Arial" w:cs="Arial"/>
          <w:sz w:val="24"/>
          <w:szCs w:val="24"/>
          <w:lang w:val="en-ID"/>
        </w:rPr>
        <w:t>ini</w:t>
      </w:r>
      <w:proofErr w:type="spellEnd"/>
      <w:r w:rsidR="00BB0C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0CCB">
        <w:rPr>
          <w:rFonts w:ascii="Arial" w:hAnsi="Arial" w:cs="Arial"/>
          <w:sz w:val="24"/>
          <w:szCs w:val="24"/>
          <w:lang w:val="en-ID"/>
        </w:rPr>
        <w:t>berdampak</w:t>
      </w:r>
      <w:proofErr w:type="spellEnd"/>
      <w:r w:rsidR="00BB0C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0CCB">
        <w:rPr>
          <w:rFonts w:ascii="Arial" w:hAnsi="Arial" w:cs="Arial"/>
          <w:sz w:val="24"/>
          <w:szCs w:val="24"/>
          <w:lang w:val="en-ID"/>
        </w:rPr>
        <w:t>negatif</w:t>
      </w:r>
      <w:proofErr w:type="spellEnd"/>
      <w:r w:rsidR="00BB0C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B0CCB">
        <w:rPr>
          <w:rFonts w:ascii="Arial" w:hAnsi="Arial" w:cs="Arial"/>
          <w:sz w:val="24"/>
          <w:szCs w:val="24"/>
          <w:lang w:val="en-ID"/>
        </w:rPr>
        <w:t>bagi</w:t>
      </w:r>
      <w:proofErr w:type="spellEnd"/>
      <w:r w:rsidR="00BB0CCB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D4E6D">
        <w:rPr>
          <w:rFonts w:ascii="Arial" w:hAnsi="Arial" w:cs="Arial"/>
          <w:sz w:val="24"/>
          <w:szCs w:val="24"/>
          <w:lang w:val="en-ID"/>
        </w:rPr>
        <w:t>kalangan</w:t>
      </w:r>
      <w:proofErr w:type="spellEnd"/>
      <w:r w:rsidR="001D4E6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1D4E6D">
        <w:rPr>
          <w:rFonts w:ascii="Arial" w:hAnsi="Arial" w:cs="Arial"/>
          <w:sz w:val="24"/>
          <w:szCs w:val="24"/>
          <w:lang w:val="en-ID"/>
        </w:rPr>
        <w:t>masyaraka</w:t>
      </w:r>
      <w:r w:rsidR="002F2F28">
        <w:rPr>
          <w:rFonts w:ascii="Arial" w:hAnsi="Arial" w:cs="Arial"/>
          <w:sz w:val="24"/>
          <w:szCs w:val="24"/>
          <w:lang w:val="en-ID"/>
        </w:rPr>
        <w:t>t</w:t>
      </w:r>
      <w:proofErr w:type="spellEnd"/>
      <w:r w:rsidR="002F2F28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2F2F28">
        <w:rPr>
          <w:rFonts w:ascii="Arial" w:hAnsi="Arial" w:cs="Arial"/>
          <w:sz w:val="24"/>
          <w:szCs w:val="24"/>
          <w:lang w:val="en-ID"/>
        </w:rPr>
        <w:t>seperti</w:t>
      </w:r>
      <w:proofErr w:type="spellEnd"/>
      <w:r w:rsidR="002F2F28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F2F28">
        <w:rPr>
          <w:rStyle w:val="hgkelc"/>
          <w:rFonts w:ascii="Arial" w:hAnsi="Arial" w:cs="Arial"/>
          <w:sz w:val="24"/>
          <w:szCs w:val="24"/>
        </w:rPr>
        <w:t>keributan</w:t>
      </w:r>
      <w:proofErr w:type="spellEnd"/>
      <w:r w:rsidR="002F2F28">
        <w:rPr>
          <w:rStyle w:val="hgkelc"/>
          <w:rFonts w:ascii="Arial" w:hAnsi="Arial" w:cs="Arial"/>
          <w:sz w:val="24"/>
          <w:szCs w:val="24"/>
        </w:rPr>
        <w:t xml:space="preserve">, </w:t>
      </w:r>
      <w:proofErr w:type="spellStart"/>
      <w:r w:rsidR="002F2F28">
        <w:rPr>
          <w:rStyle w:val="hgkelc"/>
          <w:rFonts w:ascii="Arial" w:hAnsi="Arial" w:cs="Arial"/>
          <w:sz w:val="24"/>
          <w:szCs w:val="24"/>
        </w:rPr>
        <w:t>keresahan</w:t>
      </w:r>
      <w:proofErr w:type="spellEnd"/>
      <w:r w:rsidR="002F2F28">
        <w:rPr>
          <w:rStyle w:val="hgkelc"/>
          <w:rFonts w:ascii="Arial" w:hAnsi="Arial" w:cs="Arial"/>
          <w:sz w:val="24"/>
          <w:szCs w:val="24"/>
        </w:rPr>
        <w:t xml:space="preserve">, </w:t>
      </w:r>
      <w:proofErr w:type="spellStart"/>
      <w:r w:rsidR="002F2F28">
        <w:rPr>
          <w:rStyle w:val="hgkelc"/>
          <w:rFonts w:ascii="Arial" w:hAnsi="Arial" w:cs="Arial"/>
          <w:sz w:val="24"/>
          <w:szCs w:val="24"/>
        </w:rPr>
        <w:t>perselisihan</w:t>
      </w:r>
      <w:proofErr w:type="spellEnd"/>
      <w:r w:rsidR="002F2F28">
        <w:rPr>
          <w:rStyle w:val="hgkelc"/>
          <w:rFonts w:ascii="Arial" w:hAnsi="Arial" w:cs="Arial"/>
          <w:sz w:val="24"/>
          <w:szCs w:val="24"/>
        </w:rPr>
        <w:t xml:space="preserve">, </w:t>
      </w:r>
      <w:proofErr w:type="spellStart"/>
      <w:r w:rsidR="002F2F28">
        <w:rPr>
          <w:rStyle w:val="hgkelc"/>
          <w:rFonts w:ascii="Arial" w:hAnsi="Arial" w:cs="Arial"/>
          <w:sz w:val="24"/>
          <w:szCs w:val="24"/>
        </w:rPr>
        <w:t>ataupun</w:t>
      </w:r>
      <w:proofErr w:type="spellEnd"/>
      <w:r w:rsidR="002F2F28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2F2F28">
        <w:rPr>
          <w:rStyle w:val="hgkelc"/>
          <w:rFonts w:ascii="Arial" w:hAnsi="Arial" w:cs="Arial"/>
          <w:sz w:val="24"/>
          <w:szCs w:val="24"/>
        </w:rPr>
        <w:t>ujaran</w:t>
      </w:r>
      <w:proofErr w:type="spellEnd"/>
      <w:r w:rsidR="002F2F28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2F2F28">
        <w:rPr>
          <w:rStyle w:val="hgkelc"/>
          <w:rFonts w:ascii="Arial" w:hAnsi="Arial" w:cs="Arial"/>
          <w:sz w:val="24"/>
          <w:szCs w:val="24"/>
        </w:rPr>
        <w:t>kebencian</w:t>
      </w:r>
      <w:proofErr w:type="spellEnd"/>
      <w:r w:rsidR="002F2F28">
        <w:rPr>
          <w:rStyle w:val="hgkelc"/>
          <w:rFonts w:ascii="Arial" w:hAnsi="Arial" w:cs="Arial"/>
          <w:sz w:val="24"/>
          <w:szCs w:val="24"/>
        </w:rPr>
        <w:t xml:space="preserve">. </w:t>
      </w:r>
      <w:proofErr w:type="spellStart"/>
      <w:r w:rsidR="00567F91">
        <w:rPr>
          <w:rStyle w:val="hgkelc"/>
          <w:rFonts w:ascii="Arial" w:hAnsi="Arial" w:cs="Arial"/>
          <w:sz w:val="24"/>
          <w:szCs w:val="24"/>
        </w:rPr>
        <w:t>Kesadaran</w:t>
      </w:r>
      <w:proofErr w:type="spellEnd"/>
      <w:r w:rsidR="00567F91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567F91">
        <w:rPr>
          <w:rStyle w:val="hgkelc"/>
          <w:rFonts w:ascii="Arial" w:hAnsi="Arial" w:cs="Arial"/>
          <w:sz w:val="24"/>
          <w:szCs w:val="24"/>
        </w:rPr>
        <w:t>penulis</w:t>
      </w:r>
      <w:proofErr w:type="spellEnd"/>
      <w:r w:rsidR="00567F91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567F91">
        <w:rPr>
          <w:rStyle w:val="hgkelc"/>
          <w:rFonts w:ascii="Arial" w:hAnsi="Arial" w:cs="Arial"/>
          <w:sz w:val="24"/>
          <w:szCs w:val="24"/>
        </w:rPr>
        <w:t>akan</w:t>
      </w:r>
      <w:proofErr w:type="spellEnd"/>
      <w:r w:rsidR="00567F91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masalah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penyebaran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hoaks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di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lingkungan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masyarakat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memicu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penulis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untuk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menemukan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solusi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="006156AE">
        <w:rPr>
          <w:rStyle w:val="hgkelc"/>
          <w:rFonts w:ascii="Arial" w:hAnsi="Arial" w:cs="Arial"/>
          <w:sz w:val="24"/>
          <w:szCs w:val="24"/>
        </w:rPr>
        <w:t>praktis</w:t>
      </w:r>
      <w:proofErr w:type="spellEnd"/>
      <w:r w:rsidR="006156AE">
        <w:rPr>
          <w:rStyle w:val="hgkelc"/>
          <w:rFonts w:ascii="Arial" w:hAnsi="Arial" w:cs="Arial"/>
          <w:sz w:val="24"/>
          <w:szCs w:val="24"/>
        </w:rPr>
        <w:t xml:space="preserve"> </w:t>
      </w:r>
      <w:r w:rsidR="00B23FDE">
        <w:rPr>
          <w:rStyle w:val="hgkelc"/>
          <w:rFonts w:ascii="Arial" w:hAnsi="Arial" w:cs="Arial"/>
          <w:sz w:val="24"/>
          <w:szCs w:val="24"/>
        </w:rPr>
        <w:t xml:space="preserve">dan </w:t>
      </w:r>
      <w:proofErr w:type="spellStart"/>
      <w:r w:rsidR="00B23FDE">
        <w:rPr>
          <w:rStyle w:val="hgkelc"/>
          <w:rFonts w:ascii="Arial" w:hAnsi="Arial" w:cs="Arial"/>
          <w:sz w:val="24"/>
          <w:szCs w:val="24"/>
        </w:rPr>
        <w:t>dapat</w:t>
      </w:r>
      <w:proofErr w:type="spellEnd"/>
      <w:r w:rsidR="00B23FDE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23FDE">
        <w:rPr>
          <w:rStyle w:val="hgkelc"/>
          <w:rFonts w:ascii="Arial" w:hAnsi="Arial" w:cs="Arial"/>
          <w:sz w:val="24"/>
          <w:szCs w:val="24"/>
        </w:rPr>
        <w:t>direalisasikan</w:t>
      </w:r>
      <w:proofErr w:type="spellEnd"/>
      <w:r w:rsidR="00BE4704">
        <w:rPr>
          <w:rStyle w:val="hgkelc"/>
          <w:rFonts w:ascii="Arial" w:hAnsi="Arial" w:cs="Arial"/>
          <w:sz w:val="24"/>
          <w:szCs w:val="24"/>
        </w:rPr>
        <w:t xml:space="preserve">. Dari </w:t>
      </w:r>
      <w:proofErr w:type="spellStart"/>
      <w:r w:rsidR="00BE4704">
        <w:rPr>
          <w:rStyle w:val="hgkelc"/>
          <w:rFonts w:ascii="Arial" w:hAnsi="Arial" w:cs="Arial"/>
          <w:sz w:val="24"/>
          <w:szCs w:val="24"/>
        </w:rPr>
        <w:t>tiga</w:t>
      </w:r>
      <w:proofErr w:type="spellEnd"/>
      <w:r w:rsidR="00BE4704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E4704">
        <w:rPr>
          <w:rStyle w:val="hgkelc"/>
          <w:rFonts w:ascii="Arial" w:hAnsi="Arial" w:cs="Arial"/>
          <w:sz w:val="24"/>
          <w:szCs w:val="24"/>
        </w:rPr>
        <w:t>alternatif</w:t>
      </w:r>
      <w:proofErr w:type="spellEnd"/>
      <w:r w:rsidR="00BE4704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40B3B">
        <w:rPr>
          <w:rStyle w:val="hgkelc"/>
          <w:rFonts w:ascii="Arial" w:hAnsi="Arial" w:cs="Arial"/>
          <w:sz w:val="24"/>
          <w:szCs w:val="24"/>
        </w:rPr>
        <w:t>solusi</w:t>
      </w:r>
      <w:proofErr w:type="spellEnd"/>
      <w:r w:rsidR="00B40B3B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="009A3A02">
        <w:rPr>
          <w:rStyle w:val="hgkelc"/>
          <w:rFonts w:ascii="Arial" w:hAnsi="Arial" w:cs="Arial"/>
          <w:sz w:val="24"/>
          <w:szCs w:val="24"/>
        </w:rPr>
        <w:t>diusulkan</w:t>
      </w:r>
      <w:proofErr w:type="spellEnd"/>
      <w:r w:rsidR="009A3A02">
        <w:rPr>
          <w:rStyle w:val="hgkelc"/>
          <w:rFonts w:ascii="Arial" w:hAnsi="Arial" w:cs="Arial"/>
          <w:sz w:val="24"/>
          <w:szCs w:val="24"/>
        </w:rPr>
        <w:t xml:space="preserve">, </w:t>
      </w:r>
      <w:proofErr w:type="spellStart"/>
      <w:r w:rsidR="009A3A02">
        <w:rPr>
          <w:rStyle w:val="hgkelc"/>
          <w:rFonts w:ascii="Arial" w:hAnsi="Arial" w:cs="Arial"/>
          <w:sz w:val="24"/>
          <w:szCs w:val="24"/>
        </w:rPr>
        <w:t>penulis</w:t>
      </w:r>
      <w:proofErr w:type="spellEnd"/>
      <w:r w:rsidR="009A3A02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9A3A02">
        <w:rPr>
          <w:rStyle w:val="hgkelc"/>
          <w:rFonts w:ascii="Arial" w:hAnsi="Arial" w:cs="Arial"/>
          <w:sz w:val="24"/>
          <w:szCs w:val="24"/>
        </w:rPr>
        <w:t>memutuskan</w:t>
      </w:r>
      <w:proofErr w:type="spellEnd"/>
      <w:r w:rsidR="009A3A02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9A3A02">
        <w:rPr>
          <w:rStyle w:val="hgkelc"/>
          <w:rFonts w:ascii="Arial" w:hAnsi="Arial" w:cs="Arial"/>
          <w:sz w:val="24"/>
          <w:szCs w:val="24"/>
        </w:rPr>
        <w:t>untuk</w:t>
      </w:r>
      <w:proofErr w:type="spellEnd"/>
      <w:r w:rsidR="009A3A02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9A3A02">
        <w:rPr>
          <w:rStyle w:val="hgkelc"/>
          <w:rFonts w:ascii="Arial" w:hAnsi="Arial" w:cs="Arial"/>
          <w:sz w:val="24"/>
          <w:szCs w:val="24"/>
        </w:rPr>
        <w:t>m</w:t>
      </w:r>
      <w:r w:rsidR="00A17A00">
        <w:rPr>
          <w:rStyle w:val="hgkelc"/>
          <w:rFonts w:ascii="Arial" w:hAnsi="Arial" w:cs="Arial"/>
          <w:sz w:val="24"/>
          <w:szCs w:val="24"/>
        </w:rPr>
        <w:t>erealisasikan</w:t>
      </w:r>
      <w:proofErr w:type="spellEnd"/>
      <w:r w:rsidR="00A17A00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17A00">
        <w:rPr>
          <w:rStyle w:val="hgkelc"/>
          <w:rFonts w:ascii="Arial" w:hAnsi="Arial" w:cs="Arial"/>
          <w:sz w:val="24"/>
          <w:szCs w:val="24"/>
        </w:rPr>
        <w:t>solu</w:t>
      </w:r>
      <w:r w:rsidR="000A7403">
        <w:rPr>
          <w:rStyle w:val="hgkelc"/>
          <w:rFonts w:ascii="Arial" w:hAnsi="Arial" w:cs="Arial"/>
          <w:sz w:val="24"/>
          <w:szCs w:val="24"/>
        </w:rPr>
        <w:t>si</w:t>
      </w:r>
      <w:proofErr w:type="spellEnd"/>
      <w:r w:rsidR="000A7403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0A7403">
        <w:rPr>
          <w:rStyle w:val="hgkelc"/>
          <w:rFonts w:ascii="Arial" w:hAnsi="Arial" w:cs="Arial"/>
          <w:sz w:val="24"/>
          <w:szCs w:val="24"/>
        </w:rPr>
        <w:t>permasalahan</w:t>
      </w:r>
      <w:proofErr w:type="spellEnd"/>
      <w:r w:rsidR="000A7403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E5CE5">
        <w:rPr>
          <w:rStyle w:val="hgkelc"/>
          <w:rFonts w:ascii="Arial" w:hAnsi="Arial" w:cs="Arial"/>
          <w:sz w:val="24"/>
          <w:szCs w:val="24"/>
        </w:rPr>
        <w:t>dalam</w:t>
      </w:r>
      <w:proofErr w:type="spellEnd"/>
      <w:r w:rsidR="00DE5CE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DE5CE5">
        <w:rPr>
          <w:rStyle w:val="hgkelc"/>
          <w:rFonts w:ascii="Arial" w:hAnsi="Arial" w:cs="Arial"/>
          <w:sz w:val="24"/>
          <w:szCs w:val="24"/>
        </w:rPr>
        <w:t>bentuk</w:t>
      </w:r>
      <w:proofErr w:type="spellEnd"/>
      <w:r w:rsidR="00DE5CE5">
        <w:rPr>
          <w:rStyle w:val="hgkelc"/>
          <w:rFonts w:ascii="Arial" w:hAnsi="Arial" w:cs="Arial"/>
          <w:sz w:val="24"/>
          <w:szCs w:val="24"/>
        </w:rPr>
        <w:t xml:space="preserve"> </w:t>
      </w:r>
      <w:r w:rsidR="002F33AE">
        <w:rPr>
          <w:rStyle w:val="hgkelc"/>
          <w:rFonts w:ascii="Arial" w:hAnsi="Arial" w:cs="Arial"/>
          <w:i/>
          <w:iCs/>
          <w:sz w:val="24"/>
          <w:szCs w:val="24"/>
        </w:rPr>
        <w:t xml:space="preserve">Hoax Filter Chatbot </w:t>
      </w:r>
      <w:r w:rsidR="002F33AE">
        <w:rPr>
          <w:rStyle w:val="hgkelc"/>
          <w:rFonts w:ascii="Arial" w:hAnsi="Arial" w:cs="Arial"/>
          <w:sz w:val="24"/>
          <w:szCs w:val="24"/>
        </w:rPr>
        <w:t xml:space="preserve">di platform Line. </w:t>
      </w:r>
    </w:p>
    <w:p w14:paraId="49D63045" w14:textId="45C08BF0" w:rsidR="00B1137F" w:rsidRDefault="50A7EAC5" w:rsidP="002D07AC">
      <w:pPr>
        <w:spacing w:line="360" w:lineRule="auto"/>
        <w:ind w:firstLine="720"/>
        <w:jc w:val="both"/>
        <w:rPr>
          <w:rStyle w:val="hgkelc"/>
          <w:rFonts w:ascii="Arial" w:hAnsi="Arial" w:cs="Arial"/>
          <w:sz w:val="24"/>
          <w:szCs w:val="24"/>
        </w:rPr>
      </w:pPr>
      <w:r w:rsidRPr="50A7EAC5">
        <w:rPr>
          <w:rStyle w:val="hgkelc"/>
          <w:rFonts w:ascii="Arial" w:hAnsi="Arial" w:cs="Arial"/>
          <w:sz w:val="24"/>
          <w:szCs w:val="24"/>
        </w:rPr>
        <w:t xml:space="preserve">Chatbot yang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digunakan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berupa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akun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resmi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Line yang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perlu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ditambahkan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sebagai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teman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oleh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pengguna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dan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memiliki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fitur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untuk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melakukan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pengecekan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kebenaran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dari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suatu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klaim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diinput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oleh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pengguna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, chatbot juga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akan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memberikan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beberapa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sumber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melakukan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klaim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tersebut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dan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memberikan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penilaian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kebenaran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terkait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klaim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Pr="50A7EAC5">
        <w:rPr>
          <w:rStyle w:val="hgkelc"/>
          <w:rFonts w:ascii="Arial" w:hAnsi="Arial" w:cs="Arial"/>
          <w:sz w:val="24"/>
          <w:szCs w:val="24"/>
        </w:rPr>
        <w:t>tersebut</w:t>
      </w:r>
      <w:proofErr w:type="spellEnd"/>
      <w:r w:rsidRPr="50A7EAC5">
        <w:rPr>
          <w:rStyle w:val="hgkelc"/>
          <w:rFonts w:ascii="Arial" w:hAnsi="Arial" w:cs="Arial"/>
          <w:sz w:val="24"/>
          <w:szCs w:val="24"/>
        </w:rPr>
        <w:t xml:space="preserve">. </w:t>
      </w:r>
      <w:proofErr w:type="spellStart"/>
      <w:r w:rsidR="00B1137F">
        <w:rPr>
          <w:rStyle w:val="hgkelc"/>
          <w:rFonts w:ascii="Arial" w:hAnsi="Arial" w:cs="Arial"/>
          <w:sz w:val="24"/>
          <w:szCs w:val="24"/>
        </w:rPr>
        <w:t>Dengan</w:t>
      </w:r>
      <w:proofErr w:type="spellEnd"/>
      <w:r w:rsidR="00B1137F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1137F">
        <w:rPr>
          <w:rStyle w:val="hgkelc"/>
          <w:rFonts w:ascii="Arial" w:hAnsi="Arial" w:cs="Arial"/>
          <w:sz w:val="24"/>
          <w:szCs w:val="24"/>
        </w:rPr>
        <w:t>begitu</w:t>
      </w:r>
      <w:proofErr w:type="spellEnd"/>
      <w:r w:rsidR="00BF3C73">
        <w:rPr>
          <w:rStyle w:val="hgkelc"/>
          <w:rFonts w:ascii="Arial" w:hAnsi="Arial" w:cs="Arial"/>
          <w:sz w:val="24"/>
          <w:szCs w:val="24"/>
        </w:rPr>
        <w:t>,</w:t>
      </w:r>
      <w:r w:rsidR="00B1137F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1137F">
        <w:rPr>
          <w:rStyle w:val="hgkelc"/>
          <w:rFonts w:ascii="Arial" w:hAnsi="Arial" w:cs="Arial"/>
          <w:sz w:val="24"/>
          <w:szCs w:val="24"/>
        </w:rPr>
        <w:t>pengguna</w:t>
      </w:r>
      <w:proofErr w:type="spellEnd"/>
      <w:r w:rsidR="00B1137F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1137F">
        <w:rPr>
          <w:rStyle w:val="hgkelc"/>
          <w:rFonts w:ascii="Arial" w:hAnsi="Arial" w:cs="Arial"/>
          <w:sz w:val="24"/>
          <w:szCs w:val="24"/>
        </w:rPr>
        <w:t>dapat</w:t>
      </w:r>
      <w:proofErr w:type="spellEnd"/>
      <w:r w:rsidR="00B1137F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1137F">
        <w:rPr>
          <w:rStyle w:val="hgkelc"/>
          <w:rFonts w:ascii="Arial" w:hAnsi="Arial" w:cs="Arial"/>
          <w:sz w:val="24"/>
          <w:szCs w:val="24"/>
        </w:rPr>
        <w:t>mengetahui</w:t>
      </w:r>
      <w:proofErr w:type="spellEnd"/>
      <w:r w:rsidR="00B1137F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1137F">
        <w:rPr>
          <w:rStyle w:val="hgkelc"/>
          <w:rFonts w:ascii="Arial" w:hAnsi="Arial" w:cs="Arial"/>
          <w:sz w:val="24"/>
          <w:szCs w:val="24"/>
        </w:rPr>
        <w:t>apakah</w:t>
      </w:r>
      <w:proofErr w:type="spellEnd"/>
      <w:r w:rsidR="00B1137F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E0516">
        <w:rPr>
          <w:rStyle w:val="hgkelc"/>
          <w:rFonts w:ascii="Arial" w:hAnsi="Arial" w:cs="Arial"/>
          <w:sz w:val="24"/>
          <w:szCs w:val="24"/>
        </w:rPr>
        <w:t>informasi</w:t>
      </w:r>
      <w:proofErr w:type="spellEnd"/>
      <w:r w:rsidR="00BE0516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="00BE0516">
        <w:rPr>
          <w:rStyle w:val="hgkelc"/>
          <w:rFonts w:ascii="Arial" w:hAnsi="Arial" w:cs="Arial"/>
          <w:sz w:val="24"/>
          <w:szCs w:val="24"/>
        </w:rPr>
        <w:t>mereka</w:t>
      </w:r>
      <w:proofErr w:type="spellEnd"/>
      <w:r w:rsidR="00BE0516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BE0516">
        <w:rPr>
          <w:rStyle w:val="hgkelc"/>
          <w:rFonts w:ascii="Arial" w:hAnsi="Arial" w:cs="Arial"/>
          <w:sz w:val="24"/>
          <w:szCs w:val="24"/>
        </w:rPr>
        <w:t>terima</w:t>
      </w:r>
      <w:proofErr w:type="spellEnd"/>
      <w:r w:rsidR="00BE0516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37FED">
        <w:rPr>
          <w:rStyle w:val="hgkelc"/>
          <w:rFonts w:ascii="Arial" w:hAnsi="Arial" w:cs="Arial"/>
          <w:sz w:val="24"/>
          <w:szCs w:val="24"/>
        </w:rPr>
        <w:t>merupakan</w:t>
      </w:r>
      <w:proofErr w:type="spellEnd"/>
      <w:r w:rsidR="00A37FED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37FED">
        <w:rPr>
          <w:rStyle w:val="hgkelc"/>
          <w:rFonts w:ascii="Arial" w:hAnsi="Arial" w:cs="Arial"/>
          <w:sz w:val="24"/>
          <w:szCs w:val="24"/>
        </w:rPr>
        <w:t>informasi</w:t>
      </w:r>
      <w:proofErr w:type="spellEnd"/>
      <w:r w:rsidR="00A37FED">
        <w:rPr>
          <w:rStyle w:val="hgkelc"/>
          <w:rFonts w:ascii="Arial" w:hAnsi="Arial" w:cs="Arial"/>
          <w:sz w:val="24"/>
          <w:szCs w:val="24"/>
        </w:rPr>
        <w:t xml:space="preserve"> yang </w:t>
      </w:r>
      <w:proofErr w:type="spellStart"/>
      <w:r w:rsidR="00A37FED">
        <w:rPr>
          <w:rStyle w:val="hgkelc"/>
          <w:rFonts w:ascii="Arial" w:hAnsi="Arial" w:cs="Arial"/>
          <w:sz w:val="24"/>
          <w:szCs w:val="24"/>
        </w:rPr>
        <w:t>benar</w:t>
      </w:r>
      <w:proofErr w:type="spellEnd"/>
      <w:r w:rsidR="00A37FED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A37FED">
        <w:rPr>
          <w:rStyle w:val="hgkelc"/>
          <w:rFonts w:ascii="Arial" w:hAnsi="Arial" w:cs="Arial"/>
          <w:sz w:val="24"/>
          <w:szCs w:val="24"/>
        </w:rPr>
        <w:t>atau</w:t>
      </w:r>
      <w:proofErr w:type="spellEnd"/>
      <w:r w:rsidR="00A37FED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262D17">
        <w:rPr>
          <w:rStyle w:val="hgkelc"/>
          <w:rFonts w:ascii="Arial" w:hAnsi="Arial" w:cs="Arial"/>
          <w:sz w:val="24"/>
          <w:szCs w:val="24"/>
        </w:rPr>
        <w:t>merupakan</w:t>
      </w:r>
      <w:proofErr w:type="spellEnd"/>
      <w:r w:rsidR="00262D17">
        <w:rPr>
          <w:rStyle w:val="hgkelc"/>
          <w:rFonts w:ascii="Arial" w:hAnsi="Arial" w:cs="Arial"/>
          <w:sz w:val="24"/>
          <w:szCs w:val="24"/>
        </w:rPr>
        <w:t xml:space="preserve"> </w:t>
      </w:r>
      <w:proofErr w:type="spellStart"/>
      <w:r w:rsidR="00262D17">
        <w:rPr>
          <w:rStyle w:val="hgkelc"/>
          <w:rFonts w:ascii="Arial" w:hAnsi="Arial" w:cs="Arial"/>
          <w:sz w:val="24"/>
          <w:szCs w:val="24"/>
        </w:rPr>
        <w:t>misinformasi</w:t>
      </w:r>
      <w:proofErr w:type="spellEnd"/>
      <w:r w:rsidR="00262D17">
        <w:rPr>
          <w:rStyle w:val="hgkelc"/>
          <w:rFonts w:ascii="Arial" w:hAnsi="Arial" w:cs="Arial"/>
          <w:sz w:val="24"/>
          <w:szCs w:val="24"/>
        </w:rPr>
        <w:t>.</w:t>
      </w:r>
    </w:p>
    <w:p w14:paraId="1A37B3E5" w14:textId="47D75EF5" w:rsidR="00B51E4A" w:rsidRDefault="0BE2B507" w:rsidP="002D07A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BE2B507">
        <w:rPr>
          <w:rFonts w:ascii="Arial" w:eastAsia="Arial" w:hAnsi="Arial" w:cs="Arial"/>
          <w:sz w:val="24"/>
          <w:szCs w:val="24"/>
        </w:rPr>
        <w:t xml:space="preserve">Di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tahun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2022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ini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, platform </w:t>
      </w:r>
      <w:proofErr w:type="spellStart"/>
      <w:r w:rsidR="66A12C8E" w:rsidRPr="66A12C8E">
        <w:rPr>
          <w:rFonts w:ascii="Arial" w:eastAsia="Arial" w:hAnsi="Arial" w:cs="Arial"/>
          <w:sz w:val="24"/>
          <w:szCs w:val="24"/>
        </w:rPr>
        <w:t>sosial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media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Line dan WhatsApp sangat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masyarakat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Indonesia dan di platform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ini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r w:rsidR="4319F9A9" w:rsidRPr="4319F9A9">
        <w:rPr>
          <w:rFonts w:ascii="Arial" w:eastAsia="Arial" w:hAnsi="Arial" w:cs="Arial"/>
          <w:sz w:val="24"/>
          <w:szCs w:val="24"/>
        </w:rPr>
        <w:t>juga</w:t>
      </w:r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beredar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5698E">
        <w:rPr>
          <w:rFonts w:ascii="Arial" w:eastAsia="Arial" w:hAnsi="Arial" w:cs="Arial"/>
          <w:iCs/>
          <w:sz w:val="24"/>
          <w:szCs w:val="24"/>
        </w:rPr>
        <w:t>hoaks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disebarkan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ke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CB5722B" w:rsidRPr="4CB5722B">
        <w:rPr>
          <w:rFonts w:ascii="Arial" w:eastAsia="Arial" w:hAnsi="Arial" w:cs="Arial"/>
          <w:sz w:val="24"/>
          <w:szCs w:val="24"/>
        </w:rPr>
        <w:t>publik</w:t>
      </w:r>
      <w:proofErr w:type="spellEnd"/>
      <w:r w:rsidR="4CB5722B" w:rsidRPr="4CB5722B">
        <w:rPr>
          <w:rFonts w:ascii="Arial" w:eastAsia="Arial" w:hAnsi="Arial" w:cs="Arial"/>
          <w:sz w:val="24"/>
          <w:szCs w:val="24"/>
        </w:rPr>
        <w:t>.</w:t>
      </w:r>
      <w:r w:rsidRPr="0BE2B507">
        <w:rPr>
          <w:rFonts w:ascii="Arial" w:eastAsia="Arial" w:hAnsi="Arial" w:cs="Arial"/>
          <w:sz w:val="24"/>
          <w:szCs w:val="24"/>
        </w:rPr>
        <w:t xml:space="preserve"> </w:t>
      </w:r>
      <w:r w:rsidR="00B5698E">
        <w:rPr>
          <w:rFonts w:ascii="Arial" w:eastAsia="Arial" w:hAnsi="Arial" w:cs="Arial"/>
          <w:sz w:val="24"/>
          <w:szCs w:val="24"/>
        </w:rPr>
        <w:t>D</w:t>
      </w:r>
      <w:r w:rsidRPr="0BE2B507">
        <w:rPr>
          <w:rFonts w:ascii="Arial" w:eastAsia="Arial" w:hAnsi="Arial" w:cs="Arial"/>
          <w:sz w:val="24"/>
          <w:szCs w:val="24"/>
        </w:rPr>
        <w:t xml:space="preserve">i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sinilah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chatbot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hadir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memvalidasi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kebenaran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suatu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klaim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berbagai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berita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ada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so</w:t>
      </w:r>
      <w:r w:rsidR="00B5698E">
        <w:rPr>
          <w:rFonts w:ascii="Arial" w:eastAsia="Arial" w:hAnsi="Arial" w:cs="Arial"/>
          <w:sz w:val="24"/>
          <w:szCs w:val="24"/>
        </w:rPr>
        <w:t>si</w:t>
      </w:r>
      <w:r w:rsidRPr="0BE2B507">
        <w:rPr>
          <w:rFonts w:ascii="Arial" w:eastAsia="Arial" w:hAnsi="Arial" w:cs="Arial"/>
          <w:sz w:val="24"/>
          <w:szCs w:val="24"/>
        </w:rPr>
        <w:t>al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media,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penggunaannya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sederhana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mengeluarkan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biaya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tambahan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pengguna</w:t>
      </w:r>
      <w:proofErr w:type="spellEnd"/>
      <w:r w:rsidR="69D8CD50" w:rsidRPr="69D8CD50">
        <w:rPr>
          <w:rFonts w:ascii="Arial" w:eastAsia="Arial" w:hAnsi="Arial" w:cs="Arial"/>
          <w:sz w:val="24"/>
          <w:szCs w:val="24"/>
        </w:rPr>
        <w:t>,</w:t>
      </w:r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maupun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pembuatan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chatbot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itu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sendiri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. Chatbot juga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memakan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69D8CD50" w:rsidRPr="69D8CD50">
        <w:rPr>
          <w:rFonts w:ascii="Arial" w:eastAsia="Arial" w:hAnsi="Arial" w:cs="Arial"/>
          <w:sz w:val="24"/>
          <w:szCs w:val="24"/>
        </w:rPr>
        <w:t>penyimpanan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gawai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diunduh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terpisah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Walaupun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kelebihan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, chatbot yang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dirancang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penulis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juga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masih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beberapa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kekurangan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yaitu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algoritma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kompleks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pembuatannya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fitur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yang minim,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akurasi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validasi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sepenuhnya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akurat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terhubung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internet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mengaksesnya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. </w:t>
      </w:r>
    </w:p>
    <w:p w14:paraId="6BE3A4A3" w14:textId="56DEEA17" w:rsidR="0BE2B507" w:rsidRDefault="0BE2B507" w:rsidP="002D07A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BE2B507">
        <w:rPr>
          <w:rFonts w:ascii="Arial" w:eastAsia="Arial" w:hAnsi="Arial" w:cs="Arial"/>
          <w:sz w:val="24"/>
          <w:szCs w:val="24"/>
        </w:rPr>
        <w:t>Penerapan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chatbot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memvalidasi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kebenaran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suatu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peluang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karena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platform </w:t>
      </w:r>
      <w:proofErr w:type="spellStart"/>
      <w:r w:rsidR="7FC567C9" w:rsidRPr="7FC567C9">
        <w:rPr>
          <w:rFonts w:ascii="Arial" w:eastAsia="Arial" w:hAnsi="Arial" w:cs="Arial"/>
          <w:sz w:val="24"/>
          <w:szCs w:val="24"/>
        </w:rPr>
        <w:t>sosial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media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Line dan WhatsApp sangat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masyarakat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Indonesia dan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berita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hoax juga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banyak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sekali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lastRenderedPageBreak/>
        <w:t>beredar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sana</w:t>
      </w:r>
      <w:proofErr w:type="spellEnd"/>
      <w:r w:rsidR="7FC567C9" w:rsidRPr="7FC567C9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7FC567C9" w:rsidRPr="7FC567C9">
        <w:rPr>
          <w:rFonts w:ascii="Arial" w:eastAsia="Arial" w:hAnsi="Arial" w:cs="Arial"/>
          <w:sz w:val="24"/>
          <w:szCs w:val="24"/>
        </w:rPr>
        <w:t>adanya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validasi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berita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chatbot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menjadi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5956171" w:rsidRPr="35956171">
        <w:rPr>
          <w:rFonts w:ascii="Arial" w:eastAsia="Arial" w:hAnsi="Arial" w:cs="Arial"/>
          <w:sz w:val="24"/>
          <w:szCs w:val="24"/>
        </w:rPr>
        <w:t>pedoman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bagi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51E4A">
        <w:rPr>
          <w:rFonts w:ascii="Arial" w:eastAsia="Arial" w:hAnsi="Arial" w:cs="Arial"/>
          <w:sz w:val="24"/>
          <w:szCs w:val="24"/>
        </w:rPr>
        <w:t>pengguna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mengecek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kembali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kebenaran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mereka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Meskipun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chatbot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memiliki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peluang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diterapkan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ada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pula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permasalahan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muncul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penerapannya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potensi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terkena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peretasan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oknum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tertentu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dan juga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kurang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familiarnya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golongan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tua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chatbot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itu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BE2B507">
        <w:rPr>
          <w:rFonts w:ascii="Arial" w:eastAsia="Arial" w:hAnsi="Arial" w:cs="Arial"/>
          <w:sz w:val="24"/>
          <w:szCs w:val="24"/>
        </w:rPr>
        <w:t>sendiri</w:t>
      </w:r>
      <w:proofErr w:type="spellEnd"/>
      <w:r w:rsidRPr="0BE2B507">
        <w:rPr>
          <w:rFonts w:ascii="Arial" w:eastAsia="Arial" w:hAnsi="Arial" w:cs="Arial"/>
          <w:sz w:val="24"/>
          <w:szCs w:val="24"/>
        </w:rPr>
        <w:t xml:space="preserve">. </w:t>
      </w:r>
    </w:p>
    <w:p w14:paraId="6950CFCF" w14:textId="2789923F" w:rsidR="004D29A0" w:rsidRPr="00F760E4" w:rsidRDefault="005A5C6C" w:rsidP="002D07A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Berdasarkan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pertimbangan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tersebut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532564">
        <w:rPr>
          <w:rFonts w:ascii="Arial" w:eastAsia="Arial" w:hAnsi="Arial" w:cs="Arial"/>
          <w:sz w:val="24"/>
          <w:szCs w:val="24"/>
        </w:rPr>
        <w:t>kebutuhan</w:t>
      </w:r>
      <w:proofErr w:type="spellEnd"/>
      <w:r w:rsidR="00532564">
        <w:rPr>
          <w:rFonts w:ascii="Arial" w:eastAsia="Arial" w:hAnsi="Arial" w:cs="Arial"/>
          <w:sz w:val="24"/>
          <w:szCs w:val="24"/>
        </w:rPr>
        <w:t xml:space="preserve"> </w:t>
      </w:r>
      <w:r w:rsidR="001B6DA8">
        <w:rPr>
          <w:rFonts w:ascii="Arial" w:eastAsia="Arial" w:hAnsi="Arial" w:cs="Arial"/>
          <w:sz w:val="24"/>
          <w:szCs w:val="24"/>
        </w:rPr>
        <w:t xml:space="preserve">chatbot </w:t>
      </w:r>
      <w:proofErr w:type="spellStart"/>
      <w:r w:rsidR="006E4084">
        <w:rPr>
          <w:rFonts w:ascii="Arial" w:eastAsia="Arial" w:hAnsi="Arial" w:cs="Arial"/>
          <w:sz w:val="24"/>
          <w:szCs w:val="24"/>
        </w:rPr>
        <w:t>untuk</w:t>
      </w:r>
      <w:proofErr w:type="spellEnd"/>
      <w:r w:rsidR="006E408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23FF7">
        <w:rPr>
          <w:rFonts w:ascii="Arial" w:eastAsia="Arial" w:hAnsi="Arial" w:cs="Arial"/>
          <w:sz w:val="24"/>
          <w:szCs w:val="24"/>
        </w:rPr>
        <w:t>mengecek</w:t>
      </w:r>
      <w:proofErr w:type="spellEnd"/>
      <w:r w:rsidR="00823FF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23FF7">
        <w:rPr>
          <w:rFonts w:ascii="Arial" w:eastAsia="Arial" w:hAnsi="Arial" w:cs="Arial"/>
          <w:sz w:val="24"/>
          <w:szCs w:val="24"/>
        </w:rPr>
        <w:t>suatu</w:t>
      </w:r>
      <w:proofErr w:type="spellEnd"/>
      <w:r w:rsidR="00823FF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F096F">
        <w:rPr>
          <w:rFonts w:ascii="Arial" w:eastAsia="Arial" w:hAnsi="Arial" w:cs="Arial"/>
          <w:sz w:val="24"/>
          <w:szCs w:val="24"/>
        </w:rPr>
        <w:t>kebenaran</w:t>
      </w:r>
      <w:proofErr w:type="spellEnd"/>
      <w:r w:rsidR="00AF096F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F096F">
        <w:rPr>
          <w:rFonts w:ascii="Arial" w:eastAsia="Arial" w:hAnsi="Arial" w:cs="Arial"/>
          <w:sz w:val="24"/>
          <w:szCs w:val="24"/>
        </w:rPr>
        <w:t>dari</w:t>
      </w:r>
      <w:proofErr w:type="spellEnd"/>
      <w:r w:rsidR="00AF096F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F096F">
        <w:rPr>
          <w:rFonts w:ascii="Arial" w:eastAsia="Arial" w:hAnsi="Arial" w:cs="Arial"/>
          <w:sz w:val="24"/>
          <w:szCs w:val="24"/>
        </w:rPr>
        <w:t>berita</w:t>
      </w:r>
      <w:proofErr w:type="spellEnd"/>
      <w:r w:rsidR="00AF096F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F096F">
        <w:rPr>
          <w:rFonts w:ascii="Arial" w:eastAsia="Arial" w:hAnsi="Arial" w:cs="Arial"/>
          <w:sz w:val="24"/>
          <w:szCs w:val="24"/>
        </w:rPr>
        <w:t>merupakan</w:t>
      </w:r>
      <w:proofErr w:type="spellEnd"/>
      <w:r w:rsidR="00AF096F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F096F">
        <w:rPr>
          <w:rFonts w:ascii="Arial" w:eastAsia="Arial" w:hAnsi="Arial" w:cs="Arial"/>
          <w:sz w:val="24"/>
          <w:szCs w:val="24"/>
        </w:rPr>
        <w:t>suatu</w:t>
      </w:r>
      <w:proofErr w:type="spellEnd"/>
      <w:r w:rsidR="00AF096F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F096F">
        <w:rPr>
          <w:rFonts w:ascii="Arial" w:eastAsia="Arial" w:hAnsi="Arial" w:cs="Arial"/>
          <w:sz w:val="24"/>
          <w:szCs w:val="24"/>
        </w:rPr>
        <w:t>hal</w:t>
      </w:r>
      <w:proofErr w:type="spellEnd"/>
      <w:r w:rsidR="00AF096F">
        <w:rPr>
          <w:rFonts w:ascii="Arial" w:eastAsia="Arial" w:hAnsi="Arial" w:cs="Arial"/>
          <w:sz w:val="24"/>
          <w:szCs w:val="24"/>
        </w:rPr>
        <w:t xml:space="preserve"> yang</w:t>
      </w:r>
      <w:r w:rsidR="00F0094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0094B">
        <w:rPr>
          <w:rFonts w:ascii="Arial" w:eastAsia="Arial" w:hAnsi="Arial" w:cs="Arial"/>
          <w:sz w:val="24"/>
          <w:szCs w:val="24"/>
        </w:rPr>
        <w:t>cocok</w:t>
      </w:r>
      <w:proofErr w:type="spellEnd"/>
      <w:r w:rsidR="00F0094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0094B">
        <w:rPr>
          <w:rFonts w:ascii="Arial" w:eastAsia="Arial" w:hAnsi="Arial" w:cs="Arial"/>
          <w:sz w:val="24"/>
          <w:szCs w:val="24"/>
        </w:rPr>
        <w:t>untuk</w:t>
      </w:r>
      <w:proofErr w:type="spellEnd"/>
      <w:r w:rsidR="00F0094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0094B">
        <w:rPr>
          <w:rFonts w:ascii="Arial" w:eastAsia="Arial" w:hAnsi="Arial" w:cs="Arial"/>
          <w:sz w:val="24"/>
          <w:szCs w:val="24"/>
        </w:rPr>
        <w:t>penulis</w:t>
      </w:r>
      <w:proofErr w:type="spellEnd"/>
      <w:r w:rsidR="00F0094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0094B">
        <w:rPr>
          <w:rFonts w:ascii="Arial" w:eastAsia="Arial" w:hAnsi="Arial" w:cs="Arial"/>
          <w:sz w:val="24"/>
          <w:szCs w:val="24"/>
        </w:rPr>
        <w:t>kembangkan</w:t>
      </w:r>
      <w:proofErr w:type="spellEnd"/>
      <w:r w:rsidR="00D9543D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="00506D39">
        <w:rPr>
          <w:rFonts w:ascii="Arial" w:eastAsia="Arial" w:hAnsi="Arial" w:cs="Arial"/>
          <w:sz w:val="24"/>
          <w:szCs w:val="24"/>
        </w:rPr>
        <w:t>Urgensi</w:t>
      </w:r>
      <w:proofErr w:type="spellEnd"/>
      <w:r w:rsidR="00506D3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44F47">
        <w:rPr>
          <w:rFonts w:ascii="Arial" w:eastAsia="Arial" w:hAnsi="Arial" w:cs="Arial"/>
          <w:sz w:val="24"/>
          <w:szCs w:val="24"/>
        </w:rPr>
        <w:t>pemberantasan</w:t>
      </w:r>
      <w:proofErr w:type="spellEnd"/>
      <w:r w:rsidR="00015B9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D3107">
        <w:rPr>
          <w:rFonts w:ascii="Arial" w:eastAsia="Arial" w:hAnsi="Arial" w:cs="Arial"/>
          <w:sz w:val="24"/>
          <w:szCs w:val="24"/>
        </w:rPr>
        <w:t>berita</w:t>
      </w:r>
      <w:proofErr w:type="spellEnd"/>
      <w:r w:rsidR="009D31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D3107">
        <w:rPr>
          <w:rFonts w:ascii="Arial" w:eastAsia="Arial" w:hAnsi="Arial" w:cs="Arial"/>
          <w:sz w:val="24"/>
          <w:szCs w:val="24"/>
        </w:rPr>
        <w:t>palsu</w:t>
      </w:r>
      <w:proofErr w:type="spellEnd"/>
      <w:r w:rsidR="009D31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D3107">
        <w:rPr>
          <w:rFonts w:ascii="Arial" w:eastAsia="Arial" w:hAnsi="Arial" w:cs="Arial"/>
          <w:sz w:val="24"/>
          <w:szCs w:val="24"/>
        </w:rPr>
        <w:t>atau</w:t>
      </w:r>
      <w:proofErr w:type="spellEnd"/>
      <w:r w:rsidR="009D310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76C62">
        <w:rPr>
          <w:rFonts w:ascii="Arial" w:eastAsia="Arial" w:hAnsi="Arial" w:cs="Arial"/>
          <w:sz w:val="24"/>
          <w:szCs w:val="24"/>
        </w:rPr>
        <w:t>kobohongan</w:t>
      </w:r>
      <w:proofErr w:type="spellEnd"/>
      <w:r w:rsidR="00D76C6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76C62">
        <w:rPr>
          <w:rFonts w:ascii="Arial" w:eastAsia="Arial" w:hAnsi="Arial" w:cs="Arial"/>
          <w:sz w:val="24"/>
          <w:szCs w:val="24"/>
        </w:rPr>
        <w:t>membuat</w:t>
      </w:r>
      <w:proofErr w:type="spellEnd"/>
      <w:r w:rsidR="00D76C62">
        <w:rPr>
          <w:rFonts w:ascii="Arial" w:eastAsia="Arial" w:hAnsi="Arial" w:cs="Arial"/>
          <w:sz w:val="24"/>
          <w:szCs w:val="24"/>
        </w:rPr>
        <w:t xml:space="preserve"> chatbot </w:t>
      </w:r>
      <w:proofErr w:type="spellStart"/>
      <w:r w:rsidR="00D76C62">
        <w:rPr>
          <w:rFonts w:ascii="Arial" w:eastAsia="Arial" w:hAnsi="Arial" w:cs="Arial"/>
          <w:sz w:val="24"/>
          <w:szCs w:val="24"/>
        </w:rPr>
        <w:t>ini</w:t>
      </w:r>
      <w:proofErr w:type="spellEnd"/>
      <w:r w:rsidR="00D76C6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76C62">
        <w:rPr>
          <w:rFonts w:ascii="Arial" w:eastAsia="Arial" w:hAnsi="Arial" w:cs="Arial"/>
          <w:sz w:val="24"/>
          <w:szCs w:val="24"/>
        </w:rPr>
        <w:t>harus</w:t>
      </w:r>
      <w:proofErr w:type="spellEnd"/>
      <w:r w:rsidR="00D76C6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76C62">
        <w:rPr>
          <w:rFonts w:ascii="Arial" w:eastAsia="Arial" w:hAnsi="Arial" w:cs="Arial"/>
          <w:sz w:val="24"/>
          <w:szCs w:val="24"/>
        </w:rPr>
        <w:t>segera</w:t>
      </w:r>
      <w:proofErr w:type="spellEnd"/>
      <w:r w:rsidR="00D76C6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76C62">
        <w:rPr>
          <w:rFonts w:ascii="Arial" w:eastAsia="Arial" w:hAnsi="Arial" w:cs="Arial"/>
          <w:sz w:val="24"/>
          <w:szCs w:val="24"/>
        </w:rPr>
        <w:t>disebarluaskan</w:t>
      </w:r>
      <w:proofErr w:type="spellEnd"/>
      <w:r w:rsidR="00D76C6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8085F">
        <w:rPr>
          <w:rFonts w:ascii="Arial" w:eastAsia="Arial" w:hAnsi="Arial" w:cs="Arial"/>
          <w:sz w:val="24"/>
          <w:szCs w:val="24"/>
        </w:rPr>
        <w:t>kepada</w:t>
      </w:r>
      <w:proofErr w:type="spellEnd"/>
      <w:r w:rsidR="00B8085F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F362B">
        <w:rPr>
          <w:rFonts w:ascii="Arial" w:eastAsia="Arial" w:hAnsi="Arial" w:cs="Arial"/>
          <w:sz w:val="24"/>
          <w:szCs w:val="24"/>
        </w:rPr>
        <w:t>ma</w:t>
      </w:r>
      <w:r w:rsidR="00FE544B">
        <w:rPr>
          <w:rFonts w:ascii="Arial" w:eastAsia="Arial" w:hAnsi="Arial" w:cs="Arial"/>
          <w:sz w:val="24"/>
          <w:szCs w:val="24"/>
        </w:rPr>
        <w:t>s</w:t>
      </w:r>
      <w:r w:rsidR="00DF362B">
        <w:rPr>
          <w:rFonts w:ascii="Arial" w:eastAsia="Arial" w:hAnsi="Arial" w:cs="Arial"/>
          <w:sz w:val="24"/>
          <w:szCs w:val="24"/>
        </w:rPr>
        <w:t>yarakat</w:t>
      </w:r>
      <w:proofErr w:type="spellEnd"/>
      <w:r w:rsidR="00DF362B">
        <w:rPr>
          <w:rFonts w:ascii="Arial" w:eastAsia="Arial" w:hAnsi="Arial" w:cs="Arial"/>
          <w:sz w:val="24"/>
          <w:szCs w:val="24"/>
        </w:rPr>
        <w:t xml:space="preserve"> Indonesia </w:t>
      </w:r>
      <w:proofErr w:type="spellStart"/>
      <w:r w:rsidR="00DF362B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DF362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F362B">
        <w:rPr>
          <w:rFonts w:ascii="Arial" w:eastAsia="Arial" w:hAnsi="Arial" w:cs="Arial"/>
          <w:sz w:val="24"/>
          <w:szCs w:val="24"/>
        </w:rPr>
        <w:t>harapan</w:t>
      </w:r>
      <w:proofErr w:type="spellEnd"/>
      <w:r w:rsidR="00DF362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E544B">
        <w:rPr>
          <w:rFonts w:ascii="Arial" w:eastAsia="Arial" w:hAnsi="Arial" w:cs="Arial"/>
          <w:sz w:val="24"/>
          <w:szCs w:val="24"/>
        </w:rPr>
        <w:t>masyarakat</w:t>
      </w:r>
      <w:proofErr w:type="spellEnd"/>
      <w:r w:rsidR="00FE544B">
        <w:rPr>
          <w:rFonts w:ascii="Arial" w:eastAsia="Arial" w:hAnsi="Arial" w:cs="Arial"/>
          <w:sz w:val="24"/>
          <w:szCs w:val="24"/>
        </w:rPr>
        <w:t xml:space="preserve"> Indonesia </w:t>
      </w:r>
      <w:proofErr w:type="spellStart"/>
      <w:r w:rsidR="00FE544B">
        <w:rPr>
          <w:rFonts w:ascii="Arial" w:eastAsia="Arial" w:hAnsi="Arial" w:cs="Arial"/>
          <w:sz w:val="24"/>
          <w:szCs w:val="24"/>
        </w:rPr>
        <w:t>tidak</w:t>
      </w:r>
      <w:proofErr w:type="spellEnd"/>
      <w:r w:rsidR="00FE544B">
        <w:rPr>
          <w:rFonts w:ascii="Arial" w:eastAsia="Arial" w:hAnsi="Arial" w:cs="Arial"/>
          <w:sz w:val="24"/>
          <w:szCs w:val="24"/>
        </w:rPr>
        <w:t xml:space="preserve"> </w:t>
      </w:r>
      <w:r w:rsidR="00554E8B">
        <w:rPr>
          <w:rFonts w:ascii="Arial" w:eastAsia="Arial" w:hAnsi="Arial" w:cs="Arial"/>
          <w:sz w:val="24"/>
          <w:szCs w:val="24"/>
        </w:rPr>
        <w:t xml:space="preserve">malas </w:t>
      </w:r>
      <w:proofErr w:type="spellStart"/>
      <w:r w:rsidR="00554E8B">
        <w:rPr>
          <w:rFonts w:ascii="Arial" w:eastAsia="Arial" w:hAnsi="Arial" w:cs="Arial"/>
          <w:sz w:val="24"/>
          <w:szCs w:val="24"/>
        </w:rPr>
        <w:t>lagi</w:t>
      </w:r>
      <w:proofErr w:type="spellEnd"/>
      <w:r w:rsidR="00554E8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54E8B">
        <w:rPr>
          <w:rFonts w:ascii="Arial" w:eastAsia="Arial" w:hAnsi="Arial" w:cs="Arial"/>
          <w:sz w:val="24"/>
          <w:szCs w:val="24"/>
        </w:rPr>
        <w:t>untuk</w:t>
      </w:r>
      <w:proofErr w:type="spellEnd"/>
      <w:r w:rsidR="00554E8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738C6">
        <w:rPr>
          <w:rFonts w:ascii="Arial" w:eastAsia="Arial" w:hAnsi="Arial" w:cs="Arial"/>
          <w:sz w:val="24"/>
          <w:szCs w:val="24"/>
        </w:rPr>
        <w:t>mengecek</w:t>
      </w:r>
      <w:proofErr w:type="spellEnd"/>
      <w:r w:rsidR="00E738C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738C6">
        <w:rPr>
          <w:rFonts w:ascii="Arial" w:eastAsia="Arial" w:hAnsi="Arial" w:cs="Arial"/>
          <w:sz w:val="24"/>
          <w:szCs w:val="24"/>
        </w:rPr>
        <w:t>berita</w:t>
      </w:r>
      <w:proofErr w:type="spellEnd"/>
      <w:r w:rsidR="00E738C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E738C6">
        <w:rPr>
          <w:rFonts w:ascii="Arial" w:eastAsia="Arial" w:hAnsi="Arial" w:cs="Arial"/>
          <w:sz w:val="24"/>
          <w:szCs w:val="24"/>
        </w:rPr>
        <w:t>mereka</w:t>
      </w:r>
      <w:proofErr w:type="spellEnd"/>
      <w:r w:rsidR="00E738C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738C6">
        <w:rPr>
          <w:rFonts w:ascii="Arial" w:eastAsia="Arial" w:hAnsi="Arial" w:cs="Arial"/>
          <w:sz w:val="24"/>
          <w:szCs w:val="24"/>
        </w:rPr>
        <w:t>dapatkan</w:t>
      </w:r>
      <w:proofErr w:type="spellEnd"/>
      <w:r w:rsidR="00E738C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738C6">
        <w:rPr>
          <w:rFonts w:ascii="Arial" w:eastAsia="Arial" w:hAnsi="Arial" w:cs="Arial"/>
          <w:sz w:val="24"/>
          <w:szCs w:val="24"/>
        </w:rPr>
        <w:t>karena</w:t>
      </w:r>
      <w:proofErr w:type="spellEnd"/>
      <w:r w:rsidR="00E738C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C05A3">
        <w:rPr>
          <w:rFonts w:ascii="Arial" w:eastAsia="Arial" w:hAnsi="Arial" w:cs="Arial"/>
          <w:sz w:val="24"/>
          <w:szCs w:val="24"/>
        </w:rPr>
        <w:t>akses</w:t>
      </w:r>
      <w:proofErr w:type="spellEnd"/>
      <w:r w:rsidR="003C05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C05A3">
        <w:rPr>
          <w:rFonts w:ascii="Arial" w:eastAsia="Arial" w:hAnsi="Arial" w:cs="Arial"/>
          <w:sz w:val="24"/>
          <w:szCs w:val="24"/>
        </w:rPr>
        <w:t>diberikan</w:t>
      </w:r>
      <w:proofErr w:type="spellEnd"/>
      <w:r w:rsidR="003C05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C05A3">
        <w:rPr>
          <w:rFonts w:ascii="Arial" w:eastAsia="Arial" w:hAnsi="Arial" w:cs="Arial"/>
          <w:sz w:val="24"/>
          <w:szCs w:val="24"/>
        </w:rPr>
        <w:t>untuk</w:t>
      </w:r>
      <w:proofErr w:type="spellEnd"/>
      <w:r w:rsidR="003C05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1A1042">
        <w:rPr>
          <w:rFonts w:ascii="Arial" w:eastAsia="Arial" w:hAnsi="Arial" w:cs="Arial"/>
          <w:sz w:val="24"/>
          <w:szCs w:val="24"/>
        </w:rPr>
        <w:t>mengetahui</w:t>
      </w:r>
      <w:proofErr w:type="spellEnd"/>
      <w:r w:rsidR="001A104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1A4FDE">
        <w:rPr>
          <w:rFonts w:ascii="Arial" w:eastAsia="Arial" w:hAnsi="Arial" w:cs="Arial"/>
          <w:sz w:val="24"/>
          <w:szCs w:val="24"/>
        </w:rPr>
        <w:t>kebenaran</w:t>
      </w:r>
      <w:proofErr w:type="spellEnd"/>
      <w:r w:rsidR="001A4FD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1A4FDE">
        <w:rPr>
          <w:rFonts w:ascii="Arial" w:eastAsia="Arial" w:hAnsi="Arial" w:cs="Arial"/>
          <w:sz w:val="24"/>
          <w:szCs w:val="24"/>
        </w:rPr>
        <w:t>berita</w:t>
      </w:r>
      <w:proofErr w:type="spellEnd"/>
      <w:r w:rsidR="001A4FD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1A4FDE">
        <w:rPr>
          <w:rFonts w:ascii="Arial" w:eastAsia="Arial" w:hAnsi="Arial" w:cs="Arial"/>
          <w:sz w:val="24"/>
          <w:szCs w:val="24"/>
        </w:rPr>
        <w:t>akan</w:t>
      </w:r>
      <w:proofErr w:type="spellEnd"/>
      <w:r w:rsidR="001A4FD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B013B">
        <w:rPr>
          <w:rFonts w:ascii="Arial" w:eastAsia="Arial" w:hAnsi="Arial" w:cs="Arial"/>
          <w:sz w:val="24"/>
          <w:szCs w:val="24"/>
        </w:rPr>
        <w:t>lebih</w:t>
      </w:r>
      <w:proofErr w:type="spellEnd"/>
      <w:r w:rsidR="00AB013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B013B">
        <w:rPr>
          <w:rFonts w:ascii="Arial" w:eastAsia="Arial" w:hAnsi="Arial" w:cs="Arial"/>
          <w:sz w:val="24"/>
          <w:szCs w:val="24"/>
        </w:rPr>
        <w:t>mudah</w:t>
      </w:r>
      <w:proofErr w:type="spellEnd"/>
      <w:r w:rsidR="00AB013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B013B">
        <w:rPr>
          <w:rFonts w:ascii="Arial" w:eastAsia="Arial" w:hAnsi="Arial" w:cs="Arial"/>
          <w:sz w:val="24"/>
          <w:szCs w:val="24"/>
        </w:rPr>
        <w:t>jika</w:t>
      </w:r>
      <w:proofErr w:type="spellEnd"/>
      <w:r w:rsidR="00AB013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61F75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="00F61F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61F75">
        <w:rPr>
          <w:rFonts w:ascii="Arial" w:eastAsia="Arial" w:hAnsi="Arial" w:cs="Arial"/>
          <w:sz w:val="24"/>
          <w:szCs w:val="24"/>
        </w:rPr>
        <w:t>fitur</w:t>
      </w:r>
      <w:proofErr w:type="spellEnd"/>
      <w:r w:rsidR="00F61F75">
        <w:rPr>
          <w:rFonts w:ascii="Arial" w:eastAsia="Arial" w:hAnsi="Arial" w:cs="Arial"/>
          <w:sz w:val="24"/>
          <w:szCs w:val="24"/>
        </w:rPr>
        <w:t xml:space="preserve"> chatbot yang </w:t>
      </w:r>
      <w:proofErr w:type="spellStart"/>
      <w:r w:rsidR="00F61F75">
        <w:rPr>
          <w:rFonts w:ascii="Arial" w:eastAsia="Arial" w:hAnsi="Arial" w:cs="Arial"/>
          <w:sz w:val="24"/>
          <w:szCs w:val="24"/>
        </w:rPr>
        <w:t>terdapat</w:t>
      </w:r>
      <w:proofErr w:type="spellEnd"/>
      <w:r w:rsidR="00F61F75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F61F75">
        <w:rPr>
          <w:rFonts w:ascii="Arial" w:eastAsia="Arial" w:hAnsi="Arial" w:cs="Arial"/>
          <w:sz w:val="24"/>
          <w:szCs w:val="24"/>
        </w:rPr>
        <w:t>aplikasi</w:t>
      </w:r>
      <w:proofErr w:type="spellEnd"/>
      <w:r w:rsidR="00B057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057A8">
        <w:rPr>
          <w:rFonts w:ascii="Arial" w:eastAsia="Arial" w:hAnsi="Arial" w:cs="Arial"/>
          <w:sz w:val="24"/>
          <w:szCs w:val="24"/>
        </w:rPr>
        <w:t>pesan</w:t>
      </w:r>
      <w:proofErr w:type="spellEnd"/>
      <w:r w:rsidR="00B057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057A8">
        <w:rPr>
          <w:rFonts w:ascii="Arial" w:eastAsia="Arial" w:hAnsi="Arial" w:cs="Arial"/>
          <w:sz w:val="24"/>
          <w:szCs w:val="24"/>
        </w:rPr>
        <w:t>instan</w:t>
      </w:r>
      <w:proofErr w:type="spellEnd"/>
      <w:r w:rsidR="00B057A8">
        <w:rPr>
          <w:rFonts w:ascii="Arial" w:eastAsia="Arial" w:hAnsi="Arial" w:cs="Arial"/>
          <w:sz w:val="24"/>
          <w:szCs w:val="24"/>
        </w:rPr>
        <w:t>.</w:t>
      </w:r>
    </w:p>
    <w:p w14:paraId="47D975BE" w14:textId="77777777" w:rsidR="004D29A0" w:rsidRDefault="004D29A0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5D99DE83" w14:textId="77777777" w:rsidR="004D29A0" w:rsidRDefault="004D29A0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2876532A" w14:textId="5E6135B1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5255B36C" w14:textId="3CD11432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3C009376" w14:textId="7D25F2C6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33DF9F20" w14:textId="24E85895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09B0A53" w14:textId="56E7BC7C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1336D2F1" w14:textId="39472A16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A267338" w14:textId="301F1465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70C8B8C" w14:textId="77777777" w:rsidR="001853CD" w:rsidRDefault="001853C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335E33A5" w14:textId="3FF00953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6A27A75" w14:textId="5240DB61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B28B860" w14:textId="77777777" w:rsidR="00944F47" w:rsidRDefault="00944F47" w:rsidP="00F760E4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6269797C" w14:textId="09ACFD3B" w:rsidR="0040631D" w:rsidRPr="005F13DE" w:rsidRDefault="0040631D" w:rsidP="002D07AC">
      <w:pPr>
        <w:pStyle w:val="Heading1"/>
        <w:spacing w:line="360" w:lineRule="auto"/>
        <w:jc w:val="center"/>
        <w:rPr>
          <w:rFonts w:ascii="Arial" w:hAnsi="Arial" w:cs="Arial"/>
          <w:color w:val="000000" w:themeColor="text1"/>
          <w:lang w:val="en-ID"/>
        </w:rPr>
      </w:pPr>
      <w:bookmarkStart w:id="11" w:name="_Toc110604132"/>
      <w:r w:rsidRPr="005F13DE">
        <w:rPr>
          <w:rFonts w:ascii="Arial" w:hAnsi="Arial" w:cs="Arial"/>
          <w:color w:val="000000" w:themeColor="text1"/>
          <w:lang w:val="en-ID"/>
        </w:rPr>
        <w:lastRenderedPageBreak/>
        <w:t>Bab VI</w:t>
      </w:r>
      <w:bookmarkEnd w:id="11"/>
    </w:p>
    <w:p w14:paraId="399E6659" w14:textId="6106B3F3" w:rsidR="005F13DE" w:rsidRDefault="0040631D" w:rsidP="002D07AC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  <w:proofErr w:type="spellStart"/>
      <w:r>
        <w:rPr>
          <w:rFonts w:ascii="Arial" w:hAnsi="Arial" w:cs="Arial"/>
          <w:sz w:val="24"/>
          <w:szCs w:val="24"/>
          <w:lang w:val="en-ID"/>
        </w:rPr>
        <w:t>Pembagian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Tugas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260"/>
        <w:gridCol w:w="4343"/>
      </w:tblGrid>
      <w:tr w:rsidR="00F874CC" w14:paraId="5117D63C" w14:textId="77777777" w:rsidTr="00F874CC">
        <w:tc>
          <w:tcPr>
            <w:tcW w:w="4673" w:type="dxa"/>
            <w:gridSpan w:val="2"/>
          </w:tcPr>
          <w:p w14:paraId="1AB6E9A2" w14:textId="2859E219" w:rsidR="00F874CC" w:rsidRPr="002D07AC" w:rsidRDefault="00F874CC" w:rsidP="007B19F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Bagian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Tugas</w:t>
            </w:r>
            <w:proofErr w:type="spellEnd"/>
          </w:p>
        </w:tc>
        <w:tc>
          <w:tcPr>
            <w:tcW w:w="4343" w:type="dxa"/>
          </w:tcPr>
          <w:p w14:paraId="762DAB76" w14:textId="4483807A" w:rsidR="00F874CC" w:rsidRPr="002D07AC" w:rsidRDefault="00F874CC" w:rsidP="007B19F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Nama (NIM)</w:t>
            </w:r>
          </w:p>
        </w:tc>
      </w:tr>
      <w:tr w:rsidR="00D437B8" w14:paraId="1CF6780E" w14:textId="77777777" w:rsidTr="00F874CC">
        <w:tc>
          <w:tcPr>
            <w:tcW w:w="1413" w:type="dxa"/>
            <w:vMerge w:val="restart"/>
          </w:tcPr>
          <w:p w14:paraId="352BA2C8" w14:textId="1990D4F3" w:rsidR="00D437B8" w:rsidRPr="002D07AC" w:rsidRDefault="00D437B8" w:rsidP="00B1365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Proposal</w:t>
            </w:r>
          </w:p>
        </w:tc>
        <w:tc>
          <w:tcPr>
            <w:tcW w:w="3260" w:type="dxa"/>
          </w:tcPr>
          <w:p w14:paraId="1A82AC1E" w14:textId="60A2E53A" w:rsidR="00D437B8" w:rsidRPr="002D07AC" w:rsidRDefault="00D437B8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Cover</w:t>
            </w:r>
          </w:p>
        </w:tc>
        <w:tc>
          <w:tcPr>
            <w:tcW w:w="4343" w:type="dxa"/>
            <w:vMerge w:val="restart"/>
          </w:tcPr>
          <w:p w14:paraId="6C24E239" w14:textId="77777777" w:rsidR="00D437B8" w:rsidRPr="002D07AC" w:rsidRDefault="00D437B8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Attariq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Muhammad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Azhar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(16521235)</w:t>
            </w:r>
          </w:p>
          <w:p w14:paraId="2211B917" w14:textId="6890F506" w:rsidR="00D437B8" w:rsidRPr="002D07AC" w:rsidRDefault="002E480E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Shidqi Indy Izhari (16521318)</w:t>
            </w:r>
          </w:p>
        </w:tc>
      </w:tr>
      <w:tr w:rsidR="00D437B8" w14:paraId="3DC498D7" w14:textId="77777777" w:rsidTr="00F874CC">
        <w:tc>
          <w:tcPr>
            <w:tcW w:w="1413" w:type="dxa"/>
            <w:vMerge/>
          </w:tcPr>
          <w:p w14:paraId="0DAED2EA" w14:textId="77777777" w:rsidR="00D437B8" w:rsidRPr="002D07AC" w:rsidRDefault="00D437B8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</w:tcPr>
          <w:p w14:paraId="36687C9D" w14:textId="3F287A9C" w:rsidR="00D437B8" w:rsidRPr="002D07AC" w:rsidRDefault="00D437B8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Daftar Isi</w:t>
            </w:r>
          </w:p>
        </w:tc>
        <w:tc>
          <w:tcPr>
            <w:tcW w:w="4343" w:type="dxa"/>
            <w:vMerge/>
          </w:tcPr>
          <w:p w14:paraId="61817078" w14:textId="3E758B48" w:rsidR="00D437B8" w:rsidRPr="002D07AC" w:rsidRDefault="00D437B8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</w:tr>
      <w:tr w:rsidR="00B1365A" w14:paraId="17F4B34A" w14:textId="77777777" w:rsidTr="00F874CC">
        <w:tc>
          <w:tcPr>
            <w:tcW w:w="1413" w:type="dxa"/>
            <w:vMerge/>
          </w:tcPr>
          <w:p w14:paraId="4B1E9571" w14:textId="77777777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</w:tcPr>
          <w:p w14:paraId="3A284380" w14:textId="37873237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Bab I</w:t>
            </w:r>
          </w:p>
        </w:tc>
        <w:tc>
          <w:tcPr>
            <w:tcW w:w="4343" w:type="dxa"/>
          </w:tcPr>
          <w:p w14:paraId="37543DF4" w14:textId="3568DA67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Ahmad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Nadil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(16521516)</w:t>
            </w:r>
          </w:p>
          <w:p w14:paraId="731BF3F8" w14:textId="71DE461E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Attariq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Muhammad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Azhar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(16521235)</w:t>
            </w:r>
          </w:p>
          <w:p w14:paraId="3F2E1F0C" w14:textId="24C57D0A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Aulia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Mey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Diva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Annandya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(16521334)</w:t>
            </w:r>
          </w:p>
          <w:p w14:paraId="66E1A727" w14:textId="42D776FC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Silvester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Kresna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W.P.P (16521326)</w:t>
            </w:r>
          </w:p>
          <w:p w14:paraId="35B265B5" w14:textId="6E759E3E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Shidqi Indy Izhari (16521318)</w:t>
            </w:r>
          </w:p>
        </w:tc>
      </w:tr>
      <w:tr w:rsidR="00B1365A" w14:paraId="2D17A817" w14:textId="77777777" w:rsidTr="00F874CC">
        <w:tc>
          <w:tcPr>
            <w:tcW w:w="1413" w:type="dxa"/>
            <w:vMerge/>
          </w:tcPr>
          <w:p w14:paraId="18103BEA" w14:textId="77777777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</w:tcPr>
          <w:p w14:paraId="218ECBE4" w14:textId="17DF03F2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Bab II</w:t>
            </w:r>
          </w:p>
        </w:tc>
        <w:tc>
          <w:tcPr>
            <w:tcW w:w="4343" w:type="dxa"/>
          </w:tcPr>
          <w:p w14:paraId="3DA493FF" w14:textId="775AEEFB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Akmal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Mahardika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N.P. (16521070)</w:t>
            </w:r>
          </w:p>
          <w:p w14:paraId="24ECD371" w14:textId="12B36D28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Cathleen Lauretta (16521477)</w:t>
            </w:r>
          </w:p>
          <w:p w14:paraId="21B46329" w14:textId="27C90B06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Christophorus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D.W. (16521514)</w:t>
            </w:r>
          </w:p>
          <w:p w14:paraId="3F8DEC3C" w14:textId="7FFEA5E9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Filbert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Felim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(16521457)</w:t>
            </w:r>
          </w:p>
          <w:p w14:paraId="7E30B188" w14:textId="456C07D0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Brigita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Tri Carolina (16521249)</w:t>
            </w:r>
          </w:p>
        </w:tc>
      </w:tr>
      <w:tr w:rsidR="00B1365A" w14:paraId="53B24328" w14:textId="77777777" w:rsidTr="00F874CC">
        <w:tc>
          <w:tcPr>
            <w:tcW w:w="1413" w:type="dxa"/>
            <w:vMerge/>
          </w:tcPr>
          <w:p w14:paraId="646B9B79" w14:textId="77777777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</w:tcPr>
          <w:p w14:paraId="7F985397" w14:textId="35B91462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Bab III</w:t>
            </w:r>
          </w:p>
        </w:tc>
        <w:tc>
          <w:tcPr>
            <w:tcW w:w="4343" w:type="dxa"/>
          </w:tcPr>
          <w:p w14:paraId="72536422" w14:textId="44CA09C6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Agsha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Athalla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N. (16521547)</w:t>
            </w:r>
          </w:p>
          <w:p w14:paraId="105E97AA" w14:textId="560B24C4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Aufar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Ramadhan (16521205)</w:t>
            </w:r>
          </w:p>
          <w:p w14:paraId="7BFA109C" w14:textId="4FA03C90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Hobert Anthony J. (16521303)</w:t>
            </w:r>
          </w:p>
          <w:p w14:paraId="447DDFAB" w14:textId="6F021319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Rachel Gabriela Chen (16521161)</w:t>
            </w:r>
          </w:p>
          <w:p w14:paraId="11CBD4E0" w14:textId="7D3FA49C" w:rsidR="00B1365A" w:rsidRPr="002D07AC" w:rsidRDefault="00B1365A" w:rsidP="0039718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Muhamad Pedro (16521075)</w:t>
            </w:r>
          </w:p>
        </w:tc>
      </w:tr>
      <w:tr w:rsidR="00B1365A" w14:paraId="0A992887" w14:textId="77777777" w:rsidTr="00F874CC">
        <w:tc>
          <w:tcPr>
            <w:tcW w:w="1413" w:type="dxa"/>
            <w:vMerge/>
          </w:tcPr>
          <w:p w14:paraId="719E1A8F" w14:textId="77777777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</w:tcPr>
          <w:p w14:paraId="78C72EB1" w14:textId="23400DD4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Bab IV</w:t>
            </w:r>
          </w:p>
        </w:tc>
        <w:tc>
          <w:tcPr>
            <w:tcW w:w="4343" w:type="dxa"/>
          </w:tcPr>
          <w:p w14:paraId="6B5F48CB" w14:textId="77777777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Ahmad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Nadil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(16521516)</w:t>
            </w:r>
          </w:p>
          <w:p w14:paraId="4178783A" w14:textId="77777777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Attariq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Muhammad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Azhar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(16521235)</w:t>
            </w:r>
          </w:p>
          <w:p w14:paraId="45A912E0" w14:textId="77777777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Aulia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Mey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Diva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Annandya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(16521334)</w:t>
            </w:r>
          </w:p>
          <w:p w14:paraId="0245F1FF" w14:textId="77777777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Silvester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Kresna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W.P.P (16521326)</w:t>
            </w:r>
          </w:p>
          <w:p w14:paraId="0C57425A" w14:textId="50617636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Shidqi Indy Izhari (16521318)</w:t>
            </w:r>
          </w:p>
        </w:tc>
      </w:tr>
      <w:tr w:rsidR="00B1365A" w14:paraId="3DD28A00" w14:textId="77777777" w:rsidTr="00F874CC">
        <w:tc>
          <w:tcPr>
            <w:tcW w:w="1413" w:type="dxa"/>
            <w:vMerge/>
          </w:tcPr>
          <w:p w14:paraId="603D5F9A" w14:textId="77777777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</w:tcPr>
          <w:p w14:paraId="30B46E81" w14:textId="27784250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Bab V</w:t>
            </w:r>
          </w:p>
        </w:tc>
        <w:tc>
          <w:tcPr>
            <w:tcW w:w="4343" w:type="dxa"/>
          </w:tcPr>
          <w:p w14:paraId="2A4CA9D4" w14:textId="77777777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Agsha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Athalla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N. (16521547)</w:t>
            </w:r>
          </w:p>
          <w:p w14:paraId="5A1BE8BB" w14:textId="77777777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Aufar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Ramadhan (16521205)</w:t>
            </w:r>
          </w:p>
          <w:p w14:paraId="7BBC290B" w14:textId="77777777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Hobert Anthony J. (16521303)</w:t>
            </w:r>
          </w:p>
          <w:p w14:paraId="7C7F8666" w14:textId="77777777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Rachel Gabriela Chen (16521161)</w:t>
            </w:r>
          </w:p>
          <w:p w14:paraId="15000BD4" w14:textId="4353FD8D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Muhamad Pedro (16521075)</w:t>
            </w:r>
          </w:p>
        </w:tc>
      </w:tr>
      <w:tr w:rsidR="00B1365A" w14:paraId="75847EE0" w14:textId="77777777" w:rsidTr="00F874CC">
        <w:tc>
          <w:tcPr>
            <w:tcW w:w="1413" w:type="dxa"/>
            <w:vMerge/>
          </w:tcPr>
          <w:p w14:paraId="13FB18C4" w14:textId="77777777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</w:tcPr>
          <w:p w14:paraId="164D6D8C" w14:textId="6DBDA19D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Bab VI</w:t>
            </w:r>
          </w:p>
        </w:tc>
        <w:tc>
          <w:tcPr>
            <w:tcW w:w="4343" w:type="dxa"/>
          </w:tcPr>
          <w:p w14:paraId="337047F0" w14:textId="4E0B25BB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Attariq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Muhammad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Azhar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(16521235)</w:t>
            </w:r>
          </w:p>
        </w:tc>
      </w:tr>
      <w:tr w:rsidR="00B1365A" w14:paraId="4DA97AD8" w14:textId="77777777" w:rsidTr="00F874CC">
        <w:tc>
          <w:tcPr>
            <w:tcW w:w="1413" w:type="dxa"/>
            <w:vMerge/>
          </w:tcPr>
          <w:p w14:paraId="01B8DF5D" w14:textId="77777777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</w:tcPr>
          <w:p w14:paraId="267BC0CF" w14:textId="28CFD73B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Lampiran (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Notulensi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Rapat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)</w:t>
            </w:r>
          </w:p>
        </w:tc>
        <w:tc>
          <w:tcPr>
            <w:tcW w:w="4343" w:type="dxa"/>
          </w:tcPr>
          <w:p w14:paraId="123DFFCB" w14:textId="77777777" w:rsidR="00B1365A" w:rsidRPr="002D07AC" w:rsidRDefault="00B1365A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Shidqi Indy Izhari (16521318)</w:t>
            </w:r>
          </w:p>
          <w:p w14:paraId="2796281D" w14:textId="55CB19A4" w:rsidR="0057716B" w:rsidRPr="002D07AC" w:rsidRDefault="00B1365A" w:rsidP="4496D49E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lastRenderedPageBreak/>
              <w:t xml:space="preserve">Akmal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Mahardika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N.P. (16521070)</w:t>
            </w:r>
          </w:p>
          <w:p w14:paraId="74A088B5" w14:textId="1481A626" w:rsidR="00B1365A" w:rsidRPr="002D07AC" w:rsidRDefault="4496D49E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Silvester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Kresna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W.P.P (16521326)</w:t>
            </w:r>
          </w:p>
        </w:tc>
      </w:tr>
      <w:tr w:rsidR="00B1365A" w14:paraId="3F51D5FA" w14:textId="77777777" w:rsidTr="00F874CC">
        <w:tc>
          <w:tcPr>
            <w:tcW w:w="1413" w:type="dxa"/>
            <w:vMerge/>
          </w:tcPr>
          <w:p w14:paraId="0EBC83DF" w14:textId="77777777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</w:tcPr>
          <w:p w14:paraId="1678780E" w14:textId="0AEC984D" w:rsidR="00B1365A" w:rsidRPr="002D07AC" w:rsidRDefault="00B1365A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Daftar Pustaka</w:t>
            </w:r>
          </w:p>
        </w:tc>
        <w:tc>
          <w:tcPr>
            <w:tcW w:w="4343" w:type="dxa"/>
          </w:tcPr>
          <w:p w14:paraId="26A266E3" w14:textId="7F7FECA7" w:rsidR="00B1365A" w:rsidRPr="002D07AC" w:rsidRDefault="0043492C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Attariq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Muhammad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Azhar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(16521235)</w:t>
            </w:r>
          </w:p>
        </w:tc>
      </w:tr>
      <w:tr w:rsidR="00B1365A" w14:paraId="72E8FF47" w14:textId="77777777" w:rsidTr="00F874CC">
        <w:tc>
          <w:tcPr>
            <w:tcW w:w="4673" w:type="dxa"/>
            <w:gridSpan w:val="2"/>
          </w:tcPr>
          <w:p w14:paraId="6BB15C9A" w14:textId="2626AE94" w:rsidR="00B1365A" w:rsidRPr="002D07AC" w:rsidRDefault="003A1AA9" w:rsidP="0040631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Media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presentasi</w:t>
            </w:r>
            <w:proofErr w:type="spellEnd"/>
          </w:p>
        </w:tc>
        <w:tc>
          <w:tcPr>
            <w:tcW w:w="4343" w:type="dxa"/>
          </w:tcPr>
          <w:p w14:paraId="0E3A700B" w14:textId="1E50BB54" w:rsidR="00B1365A" w:rsidRPr="002D07AC" w:rsidRDefault="00E722B1" w:rsidP="00186D2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ID"/>
              </w:rPr>
            </w:pP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Semua</w:t>
            </w:r>
            <w:proofErr w:type="spellEnd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D07AC">
              <w:rPr>
                <w:rFonts w:ascii="Arial" w:hAnsi="Arial" w:cs="Arial"/>
                <w:sz w:val="24"/>
                <w:szCs w:val="24"/>
                <w:lang w:val="en-ID"/>
              </w:rPr>
              <w:t>anggota</w:t>
            </w:r>
            <w:proofErr w:type="spellEnd"/>
          </w:p>
        </w:tc>
      </w:tr>
    </w:tbl>
    <w:p w14:paraId="020B6723" w14:textId="0A8051CE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7CF0621" w14:textId="5C2B1CF5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D02D32B" w14:textId="706C1599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D858DE2" w14:textId="07A10852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47C8F6F3" w14:textId="03B694DC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E796177" w14:textId="619CC5C8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565C624C" w14:textId="3133D2E1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2C2DD057" w14:textId="749E61D5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B1C2C79" w14:textId="02E32728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5F61CD1F" w14:textId="460702D1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1603F3A1" w14:textId="5B71C5DB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1A42D89" w14:textId="4273CDF1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6FB0630D" w14:textId="5CD4D505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6BFCFED9" w14:textId="63C9C976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4F428CCE" w14:textId="4720ABFA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4B727A4C" w14:textId="01CAA5B5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12860413" w14:textId="3A570579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2DA658A9" w14:textId="77777777" w:rsidR="00747106" w:rsidRDefault="00747106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3779D21E" w14:textId="577E9699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2E645349" w14:textId="59DBD9FB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8FA1CB7" w14:textId="1F2EA654" w:rsidR="0040631D" w:rsidRDefault="0040631D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5BAFA4CE" w14:textId="05BC33E8" w:rsidR="0040631D" w:rsidRPr="005F13DE" w:rsidDel="00747106" w:rsidRDefault="0040631D" w:rsidP="005F13DE">
      <w:pPr>
        <w:pStyle w:val="Heading1"/>
        <w:jc w:val="center"/>
        <w:rPr>
          <w:del w:id="12" w:author="Attariq Muhammad Azhar" w:date="2022-08-05T00:15:00Z"/>
          <w:rFonts w:ascii="Arial" w:hAnsi="Arial" w:cs="Arial"/>
          <w:color w:val="000000" w:themeColor="text1"/>
          <w:lang w:val="en-ID"/>
        </w:rPr>
      </w:pPr>
      <w:bookmarkStart w:id="13" w:name="_Toc110604133"/>
      <w:r w:rsidRPr="005F13DE">
        <w:rPr>
          <w:rFonts w:ascii="Arial" w:hAnsi="Arial" w:cs="Arial"/>
          <w:color w:val="000000" w:themeColor="text1"/>
          <w:lang w:val="en-ID"/>
        </w:rPr>
        <w:lastRenderedPageBreak/>
        <w:t>Lampiran</w:t>
      </w:r>
      <w:bookmarkEnd w:id="13"/>
    </w:p>
    <w:p w14:paraId="56EDC342" w14:textId="77777777" w:rsidR="00992559" w:rsidRDefault="00992559" w:rsidP="00457C42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201FF039" w14:textId="0A8CCEFF" w:rsidR="0040631D" w:rsidRPr="00992559" w:rsidRDefault="00FC7916" w:rsidP="00992559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ID"/>
        </w:rPr>
      </w:pP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Notulensi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Rapat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r w:rsidR="0091007C" w:rsidRPr="00992559">
        <w:rPr>
          <w:rFonts w:ascii="Arial" w:hAnsi="Arial" w:cs="Arial"/>
          <w:sz w:val="24"/>
          <w:szCs w:val="24"/>
          <w:lang w:val="en-ID"/>
        </w:rPr>
        <w:t xml:space="preserve">29 </w:t>
      </w:r>
      <w:proofErr w:type="spellStart"/>
      <w:r w:rsidR="0091007C" w:rsidRPr="00992559">
        <w:rPr>
          <w:rFonts w:ascii="Arial" w:hAnsi="Arial" w:cs="Arial"/>
          <w:sz w:val="24"/>
          <w:szCs w:val="24"/>
          <w:lang w:val="en-ID"/>
        </w:rPr>
        <w:t>Juli</w:t>
      </w:r>
      <w:proofErr w:type="spellEnd"/>
      <w:r w:rsidR="0091007C" w:rsidRPr="00992559">
        <w:rPr>
          <w:rFonts w:ascii="Arial" w:hAnsi="Arial" w:cs="Arial"/>
          <w:sz w:val="24"/>
          <w:szCs w:val="24"/>
          <w:lang w:val="en-ID"/>
        </w:rPr>
        <w:t xml:space="preserve"> 2022 </w:t>
      </w:r>
      <w:proofErr w:type="spellStart"/>
      <w:r w:rsidR="0091007C" w:rsidRPr="00992559">
        <w:rPr>
          <w:rFonts w:ascii="Arial" w:hAnsi="Arial" w:cs="Arial"/>
          <w:sz w:val="24"/>
          <w:szCs w:val="24"/>
          <w:lang w:val="en-ID"/>
        </w:rPr>
        <w:t>Pukul</w:t>
      </w:r>
      <w:proofErr w:type="spellEnd"/>
      <w:r w:rsidR="0091007C"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r w:rsidR="00141C78" w:rsidRPr="00992559">
        <w:rPr>
          <w:rFonts w:ascii="Arial" w:hAnsi="Arial" w:cs="Arial"/>
          <w:sz w:val="24"/>
          <w:szCs w:val="24"/>
          <w:lang w:val="en-ID"/>
        </w:rPr>
        <w:t>20.00</w:t>
      </w:r>
    </w:p>
    <w:p w14:paraId="2D511958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CB43CA">
        <w:rPr>
          <w:rFonts w:ascii="Arial" w:hAnsi="Arial" w:cs="Arial"/>
          <w:sz w:val="24"/>
          <w:szCs w:val="24"/>
          <w:lang w:val="en-ID"/>
        </w:rPr>
        <w:t xml:space="preserve">Bab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dibagi-bagi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beberapa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buddies; 3 buddies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kebagian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beberapa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bab.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Setelah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day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sabtu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besok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kita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1, 2, 3 yang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dibagi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3 buddies.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selesai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hari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senin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Habis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itu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lanjut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4;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analisis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SWOT.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4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dikerjain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sama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yg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1. Bab 5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dikerjain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4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udah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selesai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Bab 4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rabu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udah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selesai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Rangkuman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dirangkum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sama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3. Bab 5 deadline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kamis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Cover, data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isi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6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ketua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Nanti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bakal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dibikin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word buat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dikerjain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bareng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(sync). Lampiran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isinya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notul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rapat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dafpus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ada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aja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Tiap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ngerujuk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, save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linknya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>/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catet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dafpus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</w:p>
    <w:p w14:paraId="1B461C1D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</w:p>
    <w:p w14:paraId="0A2BAC57" w14:textId="4B6D08B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Asistensi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tanggal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30 jam 20:00,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usahain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ikut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semua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Join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ges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Abis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day 6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besok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memungkinkan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foto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bareng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lagi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>.</w:t>
      </w:r>
    </w:p>
    <w:p w14:paraId="487F466B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CB43CA">
        <w:rPr>
          <w:rFonts w:ascii="Arial" w:hAnsi="Arial" w:cs="Arial"/>
          <w:sz w:val="24"/>
          <w:szCs w:val="24"/>
          <w:lang w:val="en-ID"/>
        </w:rPr>
        <w:t>Rachel</w:t>
      </w:r>
      <w:r>
        <w:tab/>
      </w:r>
      <w:r>
        <w:tab/>
      </w:r>
      <w:r w:rsidRPr="00CB43CA">
        <w:rPr>
          <w:rFonts w:ascii="Arial" w:hAnsi="Arial" w:cs="Arial"/>
          <w:sz w:val="24"/>
          <w:szCs w:val="24"/>
          <w:lang w:val="en-ID"/>
        </w:rPr>
        <w:t xml:space="preserve">: Bisa buat line bot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ngefilter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hoax/buat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ngecek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nomer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rekening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penipu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(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kating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taun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) </w:t>
      </w:r>
    </w:p>
    <w:p w14:paraId="55BD5548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CB43CA">
        <w:rPr>
          <w:rFonts w:ascii="Arial" w:hAnsi="Arial" w:cs="Arial"/>
          <w:sz w:val="24"/>
          <w:szCs w:val="24"/>
          <w:lang w:val="en-ID"/>
        </w:rPr>
        <w:t>Rachel</w:t>
      </w:r>
      <w:r>
        <w:tab/>
      </w:r>
      <w:r>
        <w:tab/>
      </w:r>
      <w:r w:rsidRPr="00CB43CA">
        <w:rPr>
          <w:rFonts w:ascii="Arial" w:hAnsi="Arial" w:cs="Arial"/>
          <w:sz w:val="24"/>
          <w:szCs w:val="24"/>
          <w:lang w:val="en-ID"/>
        </w:rPr>
        <w:t xml:space="preserve">: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Ngecek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nomor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hp/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nomor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rekning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penipu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gitu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>, buat WA bot/ LINE bot</w:t>
      </w:r>
    </w:p>
    <w:p w14:paraId="5B7D7FE6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CB43CA">
        <w:rPr>
          <w:rFonts w:ascii="Arial" w:hAnsi="Arial" w:cs="Arial"/>
          <w:sz w:val="24"/>
          <w:szCs w:val="24"/>
          <w:lang w:val="en-ID"/>
        </w:rPr>
        <w:t xml:space="preserve">Cathleen </w:t>
      </w:r>
      <w:r>
        <w:tab/>
      </w:r>
      <w:r w:rsidRPr="00CB43CA">
        <w:rPr>
          <w:rFonts w:ascii="Arial" w:hAnsi="Arial" w:cs="Arial"/>
          <w:sz w:val="24"/>
          <w:szCs w:val="24"/>
          <w:lang w:val="en-ID"/>
        </w:rPr>
        <w:t xml:space="preserve">: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Mungkin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ambil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masalah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sdgs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kesenjangan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sosial</w:t>
      </w:r>
      <w:proofErr w:type="spellEnd"/>
    </w:p>
    <w:p w14:paraId="78A08519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Felim</w:t>
      </w:r>
      <w:proofErr w:type="spellEnd"/>
      <w:r>
        <w:tab/>
      </w:r>
      <w:r>
        <w:tab/>
      </w:r>
      <w:r w:rsidRPr="00CB43CA">
        <w:rPr>
          <w:rFonts w:ascii="Arial" w:hAnsi="Arial" w:cs="Arial"/>
          <w:sz w:val="24"/>
          <w:szCs w:val="24"/>
          <w:lang w:val="en-ID"/>
        </w:rPr>
        <w:t xml:space="preserve">: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sdgs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tuh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productnya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dibuat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jadi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web app/mobile</w:t>
      </w:r>
    </w:p>
    <w:p w14:paraId="411F1B86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Ariq</w:t>
      </w:r>
      <w:proofErr w:type="spellEnd"/>
      <w:r>
        <w:tab/>
      </w:r>
      <w:r>
        <w:tab/>
      </w:r>
      <w:r w:rsidRPr="00CB43CA">
        <w:rPr>
          <w:rFonts w:ascii="Arial" w:hAnsi="Arial" w:cs="Arial"/>
          <w:sz w:val="24"/>
          <w:szCs w:val="24"/>
          <w:lang w:val="en-ID"/>
        </w:rPr>
        <w:t xml:space="preserve">: Bisa dan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bagus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tetapi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sepertinya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terlalu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luas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cakupannya</w:t>
      </w:r>
      <w:proofErr w:type="spellEnd"/>
    </w:p>
    <w:p w14:paraId="15A9FD56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Aghsa</w:t>
      </w:r>
      <w:proofErr w:type="spellEnd"/>
      <w:r>
        <w:tab/>
      </w:r>
      <w:r>
        <w:tab/>
      </w:r>
      <w:r w:rsidRPr="00CB43CA">
        <w:rPr>
          <w:rFonts w:ascii="Arial" w:hAnsi="Arial" w:cs="Arial"/>
          <w:sz w:val="24"/>
          <w:szCs w:val="24"/>
          <w:lang w:val="en-ID"/>
        </w:rPr>
        <w:t xml:space="preserve">: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waktu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aku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prd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pernah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deteksi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dini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buat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ngedeteksi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penyakit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mata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, kayak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ngasi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pertanyaan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y/n buat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gejalanya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tapi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kekurangannya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gejalanya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ada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beda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database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gabakal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ngeluarin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hasil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penyakitnya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gitu</w:t>
      </w:r>
      <w:proofErr w:type="spellEnd"/>
    </w:p>
    <w:p w14:paraId="35687AD9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CB43CA">
        <w:rPr>
          <w:rFonts w:ascii="Arial" w:hAnsi="Arial" w:cs="Arial"/>
          <w:sz w:val="24"/>
          <w:szCs w:val="24"/>
          <w:lang w:val="en-ID"/>
        </w:rPr>
        <w:t>Cathleen</w:t>
      </w:r>
      <w:r>
        <w:tab/>
      </w:r>
      <w:r w:rsidRPr="00CB43CA">
        <w:rPr>
          <w:rFonts w:ascii="Arial" w:hAnsi="Arial" w:cs="Arial"/>
          <w:sz w:val="24"/>
          <w:szCs w:val="24"/>
          <w:lang w:val="en-ID"/>
        </w:rPr>
        <w:t xml:space="preserve">: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misalnya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mobile app/web app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keknya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enak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ttg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kesehatan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kesejahteraan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gt</w:t>
      </w:r>
      <w:proofErr w:type="spellEnd"/>
    </w:p>
    <w:p w14:paraId="043DAFED" w14:textId="77777777" w:rsidR="00CB43CA" w:rsidRPr="00CB43CA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</w:p>
    <w:p w14:paraId="345075A5" w14:textId="4D92C973" w:rsidR="00141C78" w:rsidRDefault="00CB43CA" w:rsidP="00CB43C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CB43CA">
        <w:rPr>
          <w:rFonts w:ascii="Arial" w:hAnsi="Arial" w:cs="Arial"/>
          <w:sz w:val="24"/>
          <w:szCs w:val="24"/>
          <w:lang w:val="en-ID"/>
        </w:rPr>
        <w:t xml:space="preserve">PPT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dikerjain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bareng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Bikin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studi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kasus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;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apa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aja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pertanyaan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mungkin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bakal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ditanyain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sama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kakak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>/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jurinya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Semuanya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jumat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sore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harus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udah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selesai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. </w:t>
      </w:r>
      <w:r w:rsidRPr="00CB43CA">
        <w:rPr>
          <w:rFonts w:ascii="Arial" w:hAnsi="Arial" w:cs="Arial"/>
          <w:sz w:val="24"/>
          <w:szCs w:val="24"/>
          <w:lang w:val="en-ID"/>
        </w:rPr>
        <w:lastRenderedPageBreak/>
        <w:t xml:space="preserve">PPT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sama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Stukas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dikerjain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utamanya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sama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ngerjain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2,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tapi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kelompok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lain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tetep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harus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CB43CA">
        <w:rPr>
          <w:rFonts w:ascii="Arial" w:hAnsi="Arial" w:cs="Arial"/>
          <w:sz w:val="24"/>
          <w:szCs w:val="24"/>
          <w:lang w:val="en-ID"/>
        </w:rPr>
        <w:t>bantu-bantu</w:t>
      </w:r>
      <w:proofErr w:type="spellEnd"/>
      <w:r w:rsidRPr="00CB43CA">
        <w:rPr>
          <w:rFonts w:ascii="Arial" w:hAnsi="Arial" w:cs="Arial"/>
          <w:sz w:val="24"/>
          <w:szCs w:val="24"/>
          <w:lang w:val="en-ID"/>
        </w:rPr>
        <w:t>.</w:t>
      </w:r>
    </w:p>
    <w:p w14:paraId="796A8E67" w14:textId="07E5FE0E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36FDF0BB" w14:textId="7699DDA1" w:rsidR="00992559" w:rsidRDefault="00992559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Hasil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Rapat</w:t>
      </w:r>
      <w:proofErr w:type="spellEnd"/>
      <w:r>
        <w:rPr>
          <w:rFonts w:ascii="Arial" w:hAnsi="Arial" w:cs="Arial"/>
          <w:sz w:val="24"/>
          <w:szCs w:val="24"/>
          <w:lang w:val="en-ID"/>
        </w:rPr>
        <w:t>:</w:t>
      </w:r>
    </w:p>
    <w:p w14:paraId="248E35FE" w14:textId="77777777" w:rsidR="00992559" w:rsidRPr="00992559" w:rsidRDefault="00992559" w:rsidP="00992559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Pengerjaan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diharapkan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Bab 1,2,3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dibagi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3 Buddies dan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selesai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hari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Senin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. </w:t>
      </w:r>
    </w:p>
    <w:p w14:paraId="7EBA08A4" w14:textId="77777777" w:rsidR="00992559" w:rsidRPr="00992559" w:rsidRDefault="00992559" w:rsidP="00992559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Setelah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itu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4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dikerjakan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Bab 5. Cover, Dara, Bab 6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dikerjakan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oleh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ketua</w:t>
      </w:r>
      <w:proofErr w:type="spellEnd"/>
    </w:p>
    <w:p w14:paraId="41EA84B2" w14:textId="77777777" w:rsidR="00992559" w:rsidRPr="00992559" w:rsidRDefault="00992559" w:rsidP="00992559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Setiap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dokumentasi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dicantumkan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lampiran</w:t>
      </w:r>
      <w:proofErr w:type="spellEnd"/>
    </w:p>
    <w:p w14:paraId="5CF18A16" w14:textId="77777777" w:rsidR="00992559" w:rsidRPr="00992559" w:rsidRDefault="00992559" w:rsidP="00992559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pengerjaan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presentasi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dibuat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PPT, juga buat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studi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kasus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atau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pertanyaan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mungkin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diajukan</w:t>
      </w:r>
      <w:proofErr w:type="spellEnd"/>
    </w:p>
    <w:p w14:paraId="72341306" w14:textId="206CCD9D" w:rsidR="00992559" w:rsidRDefault="00992559" w:rsidP="00992559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masalah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dipilih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akan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dibicarakan</w:t>
      </w:r>
      <w:proofErr w:type="spellEnd"/>
      <w:r w:rsidRPr="00992559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nanti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1529C910" w14:textId="77777777" w:rsidR="00992559" w:rsidRDefault="00992559" w:rsidP="00992559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</w:p>
    <w:p w14:paraId="1F85C021" w14:textId="1E8865EA" w:rsidR="00992559" w:rsidRDefault="00992559" w:rsidP="0099255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992559">
        <w:rPr>
          <w:rFonts w:ascii="Arial" w:hAnsi="Arial" w:cs="Arial"/>
          <w:sz w:val="24"/>
          <w:szCs w:val="24"/>
          <w:lang w:val="en-ID"/>
        </w:rPr>
        <w:t>Notulensi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Rapat</w:t>
      </w:r>
      <w:proofErr w:type="spellEnd"/>
      <w:r w:rsidR="00904730">
        <w:rPr>
          <w:rFonts w:ascii="Arial" w:hAnsi="Arial" w:cs="Arial"/>
          <w:sz w:val="24"/>
          <w:szCs w:val="24"/>
          <w:lang w:val="en-ID"/>
        </w:rPr>
        <w:t xml:space="preserve"> 30 </w:t>
      </w:r>
      <w:proofErr w:type="spellStart"/>
      <w:r w:rsidR="00904730">
        <w:rPr>
          <w:rFonts w:ascii="Arial" w:hAnsi="Arial" w:cs="Arial"/>
          <w:sz w:val="24"/>
          <w:szCs w:val="24"/>
          <w:lang w:val="en-ID"/>
        </w:rPr>
        <w:t>Juli</w:t>
      </w:r>
      <w:proofErr w:type="spellEnd"/>
      <w:r w:rsidR="00904730">
        <w:rPr>
          <w:rFonts w:ascii="Arial" w:hAnsi="Arial" w:cs="Arial"/>
          <w:sz w:val="24"/>
          <w:szCs w:val="24"/>
          <w:lang w:val="en-ID"/>
        </w:rPr>
        <w:t xml:space="preserve"> 2022 </w:t>
      </w:r>
      <w:proofErr w:type="spellStart"/>
      <w:r w:rsidR="00904730">
        <w:rPr>
          <w:rFonts w:ascii="Arial" w:hAnsi="Arial" w:cs="Arial"/>
          <w:sz w:val="24"/>
          <w:szCs w:val="24"/>
          <w:lang w:val="en-ID"/>
        </w:rPr>
        <w:t>Pukul</w:t>
      </w:r>
      <w:proofErr w:type="spellEnd"/>
      <w:r w:rsidR="00904730">
        <w:rPr>
          <w:rFonts w:ascii="Arial" w:hAnsi="Arial" w:cs="Arial"/>
          <w:sz w:val="24"/>
          <w:szCs w:val="24"/>
          <w:lang w:val="en-ID"/>
        </w:rPr>
        <w:t xml:space="preserve"> 21.00</w:t>
      </w:r>
    </w:p>
    <w:p w14:paraId="10A68195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buat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bikin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solusi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masalah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medik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harus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konsul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ke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ahlinya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pasti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makan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waktu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>.</w:t>
      </w:r>
    </w:p>
    <w:p w14:paraId="5EC5EAE6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polusi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udara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nanti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ditaro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lampu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merah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tapi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kurang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softwarenya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. Terus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pake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banyak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komponen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jadi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ribet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kayak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anak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elektro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Jadinya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ambil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yang bot line</w:t>
      </w:r>
    </w:p>
    <w:p w14:paraId="69D1551D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Pembagian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proposal:</w:t>
      </w:r>
    </w:p>
    <w:p w14:paraId="1EBB3864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B654EA">
        <w:rPr>
          <w:rFonts w:ascii="Arial" w:hAnsi="Arial" w:cs="Arial"/>
          <w:sz w:val="24"/>
          <w:szCs w:val="24"/>
          <w:lang w:val="en-ID"/>
        </w:rPr>
        <w:t>Bab 1 &amp; 4: Buddies R1</w:t>
      </w:r>
    </w:p>
    <w:p w14:paraId="0F6F1BAA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B654EA">
        <w:rPr>
          <w:rFonts w:ascii="Arial" w:hAnsi="Arial" w:cs="Arial"/>
          <w:sz w:val="24"/>
          <w:szCs w:val="24"/>
          <w:lang w:val="en-ID"/>
        </w:rPr>
        <w:t>Bab 2: Buddies K1</w:t>
      </w:r>
    </w:p>
    <w:p w14:paraId="3484F93D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B654EA">
        <w:rPr>
          <w:rFonts w:ascii="Arial" w:hAnsi="Arial" w:cs="Arial"/>
          <w:sz w:val="24"/>
          <w:szCs w:val="24"/>
          <w:lang w:val="en-ID"/>
        </w:rPr>
        <w:t>Bab 3 &amp; 5: Buddies L2</w:t>
      </w:r>
    </w:p>
    <w:p w14:paraId="6C5A60A4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Dafpus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: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sumber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masing2</w:t>
      </w:r>
    </w:p>
    <w:p w14:paraId="623A585B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Sisanya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: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Ketua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(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Ariq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>)</w:t>
      </w:r>
    </w:p>
    <w:p w14:paraId="735C80BC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B654EA">
        <w:rPr>
          <w:rFonts w:ascii="Arial" w:hAnsi="Arial" w:cs="Arial"/>
          <w:sz w:val="24"/>
          <w:szCs w:val="24"/>
          <w:lang w:val="en-ID"/>
        </w:rPr>
        <w:t xml:space="preserve">PPT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sama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Stukas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dikerjain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bareng-bareng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>.</w:t>
      </w:r>
    </w:p>
    <w:p w14:paraId="3EC398CB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B654EA">
        <w:rPr>
          <w:rFonts w:ascii="Arial" w:hAnsi="Arial" w:cs="Arial"/>
          <w:sz w:val="24"/>
          <w:szCs w:val="24"/>
          <w:lang w:val="en-ID"/>
        </w:rPr>
        <w:lastRenderedPageBreak/>
        <w:t xml:space="preserve">Stukas: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siapin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pertanyaan2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apaan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aja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bakal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ditanyain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pas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presentasi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semacam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prediksi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biar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kalo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ditanyain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kita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udah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siap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jawab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>.</w:t>
      </w:r>
    </w:p>
    <w:p w14:paraId="70C97E2F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Usahain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bab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1, 2, 3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selesai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hari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senin</w:t>
      </w:r>
      <w:proofErr w:type="spellEnd"/>
    </w:p>
    <w:p w14:paraId="7CFAB420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B654EA">
        <w:rPr>
          <w:rFonts w:ascii="Arial" w:hAnsi="Arial" w:cs="Arial"/>
          <w:sz w:val="24"/>
          <w:szCs w:val="24"/>
          <w:lang w:val="en-ID"/>
        </w:rPr>
        <w:t xml:space="preserve">Bab 4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hari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rabu</w:t>
      </w:r>
      <w:proofErr w:type="spellEnd"/>
    </w:p>
    <w:p w14:paraId="38DD34EC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B654EA">
        <w:rPr>
          <w:rFonts w:ascii="Arial" w:hAnsi="Arial" w:cs="Arial"/>
          <w:sz w:val="24"/>
          <w:szCs w:val="24"/>
          <w:lang w:val="en-ID"/>
        </w:rPr>
        <w:t xml:space="preserve">Bab 5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hari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kamis</w:t>
      </w:r>
      <w:proofErr w:type="spellEnd"/>
    </w:p>
    <w:p w14:paraId="194420F9" w14:textId="77777777" w:rsidR="00B654EA" w:rsidRPr="00B654EA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Jumat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buat finishing (PPT, Stukas,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dll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),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kumpulin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jumat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sore</w:t>
      </w:r>
    </w:p>
    <w:p w14:paraId="1D13DB5D" w14:textId="65B19EC3" w:rsidR="00904730" w:rsidRPr="00904730" w:rsidRDefault="00B654EA" w:rsidP="00B654EA">
      <w:pPr>
        <w:spacing w:line="360" w:lineRule="auto"/>
        <w:jc w:val="both"/>
        <w:rPr>
          <w:rFonts w:ascii="Arial" w:hAnsi="Arial" w:cs="Arial"/>
          <w:sz w:val="24"/>
          <w:szCs w:val="24"/>
          <w:lang w:val="en-ID"/>
        </w:rPr>
      </w:pPr>
      <w:r w:rsidRPr="00B654EA">
        <w:rPr>
          <w:rFonts w:ascii="Arial" w:hAnsi="Arial" w:cs="Arial"/>
          <w:sz w:val="24"/>
          <w:szCs w:val="24"/>
          <w:lang w:val="en-ID"/>
        </w:rPr>
        <w:t xml:space="preserve">Proposal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bakal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dibikin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di word,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bakal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dishare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dikerjain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bareng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 w:rsidRPr="00B654EA">
        <w:rPr>
          <w:rFonts w:ascii="Arial" w:hAnsi="Arial" w:cs="Arial"/>
          <w:sz w:val="24"/>
          <w:szCs w:val="24"/>
          <w:lang w:val="en-ID"/>
        </w:rPr>
        <w:t>sana</w:t>
      </w:r>
      <w:proofErr w:type="spellEnd"/>
      <w:r w:rsidRPr="00B654EA">
        <w:rPr>
          <w:rFonts w:ascii="Arial" w:hAnsi="Arial" w:cs="Arial"/>
          <w:sz w:val="24"/>
          <w:szCs w:val="24"/>
          <w:lang w:val="en-ID"/>
        </w:rPr>
        <w:t>.</w:t>
      </w:r>
    </w:p>
    <w:p w14:paraId="1D5023A6" w14:textId="26745280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578DBF02" w14:textId="73E586A4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476B3664" w14:textId="77127B0F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1B07DB66" w14:textId="17788FBB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72EAAD7" w14:textId="245CAC89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1253C09D" w14:textId="32110D65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533BA4AC" w14:textId="3229312D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1506B41" w14:textId="352F89A3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BBFF0C7" w14:textId="0D84F5D6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40D7C9D1" w14:textId="31661DCF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35926198" w14:textId="4BB6E46D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42660C21" w14:textId="5FEC225B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0EEEB22" w14:textId="68BF244E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460103BB" w14:textId="77777777" w:rsidR="00546CE1" w:rsidRDefault="00546CE1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7D2E3AF4" w14:textId="77777777" w:rsidR="00546CE1" w:rsidRDefault="00546CE1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4844EA3" w14:textId="77777777" w:rsidR="00546CE1" w:rsidRDefault="00546CE1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07E0C3F2" w14:textId="54C9C04D" w:rsidR="0040631D" w:rsidRDefault="0040631D" w:rsidP="0040631D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22A5F9FE" w14:textId="723C654A" w:rsidR="00B654EA" w:rsidRDefault="00B654EA" w:rsidP="0044568E">
      <w:pPr>
        <w:spacing w:line="360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bookmarkStart w:id="14" w:name="_Toc110604134" w:displacedByCustomXml="next"/>
    <w:sdt>
      <w:sdtPr>
        <w:rPr>
          <w:rFonts w:ascii="Arial" w:eastAsiaTheme="minorHAnsi" w:hAnsi="Arial" w:cs="Arial"/>
          <w:color w:val="000000" w:themeColor="text1"/>
          <w:sz w:val="22"/>
          <w:szCs w:val="22"/>
        </w:rPr>
        <w:id w:val="-1139570127"/>
        <w:docPartObj>
          <w:docPartGallery w:val="Bibliographi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1C1E2008" w14:textId="31B89368" w:rsidR="0086757F" w:rsidRPr="002D07AC" w:rsidRDefault="00A33801" w:rsidP="002D07AC">
          <w:pPr>
            <w:pStyle w:val="Heading1"/>
            <w:spacing w:line="360" w:lineRule="auto"/>
            <w:jc w:val="center"/>
            <w:rPr>
              <w:rFonts w:ascii="Arial" w:hAnsi="Arial" w:cs="Arial"/>
              <w:color w:val="000000" w:themeColor="text1"/>
              <w:lang w:val="en-ID"/>
            </w:rPr>
          </w:pPr>
          <w:r w:rsidRPr="0086757F">
            <w:rPr>
              <w:rFonts w:ascii="Arial" w:hAnsi="Arial" w:cs="Arial"/>
              <w:color w:val="000000" w:themeColor="text1"/>
              <w:lang w:val="en-ID"/>
            </w:rPr>
            <w:t>Daftar Pustaka</w:t>
          </w:r>
          <w:bookmarkEnd w:id="14"/>
        </w:p>
        <w:sdt>
          <w:sdtPr>
            <w:rPr>
              <w:rFonts w:ascii="Arial" w:hAnsi="Arial" w:cs="Arial"/>
              <w:sz w:val="24"/>
              <w:szCs w:val="24"/>
            </w:rPr>
            <w:id w:val="111145805"/>
            <w:bibliography/>
          </w:sdtPr>
          <w:sdtEndPr/>
          <w:sdtContent>
            <w:p w14:paraId="2BA0821A" w14:textId="77777777" w:rsidR="00AF4D53" w:rsidRDefault="00B969C4" w:rsidP="002D07AC">
              <w:pPr>
                <w:pStyle w:val="Bibliography"/>
                <w:spacing w:line="360" w:lineRule="auto"/>
                <w:ind w:left="720" w:hanging="720"/>
                <w:rPr>
                  <w:noProof/>
                  <w:sz w:val="24"/>
                  <w:szCs w:val="24"/>
                </w:rPr>
              </w:pPr>
              <w:r w:rsidRPr="00A33801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A33801">
                <w:rPr>
                  <w:rFonts w:ascii="Arial" w:hAnsi="Arial" w:cs="Arial"/>
                  <w:sz w:val="24"/>
                  <w:szCs w:val="24"/>
                </w:rPr>
                <w:instrText xml:space="preserve"> BIBLIOGRAPHY </w:instrText>
              </w:r>
              <w:r w:rsidRPr="00A33801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="00AF4D53">
                <w:rPr>
                  <w:noProof/>
                </w:rPr>
                <w:t xml:space="preserve">Arita, A., &amp; Alif Finandhita. (2019). Chatbot Development To Display Hoax News On LINE . </w:t>
              </w:r>
              <w:r w:rsidR="00AF4D53">
                <w:rPr>
                  <w:i/>
                  <w:iCs/>
                  <w:noProof/>
                </w:rPr>
                <w:t>Informatics Journal</w:t>
              </w:r>
              <w:r w:rsidR="00AF4D53">
                <w:rPr>
                  <w:noProof/>
                </w:rPr>
                <w:t>, 6.</w:t>
              </w:r>
            </w:p>
            <w:p w14:paraId="47ABDD56" w14:textId="77777777" w:rsidR="00AF4D53" w:rsidRDefault="00AF4D53" w:rsidP="002D07AC">
              <w:pPr>
                <w:pStyle w:val="Bibliography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Kurniasih, W. (n.d.). </w:t>
              </w:r>
              <w:r>
                <w:rPr>
                  <w:i/>
                  <w:iCs/>
                  <w:noProof/>
                </w:rPr>
                <w:t>Pengertian Hoaks: Sejarah, Jenis, Contoh, Penyebab dan Cara Menghindarinya</w:t>
              </w:r>
              <w:r>
                <w:rPr>
                  <w:noProof/>
                </w:rPr>
                <w:t>. Retrieved from gramedia.com: https://www.gramedia.com/literasi/pengertian-hoaks/#1_Menurut_KBBI</w:t>
              </w:r>
            </w:p>
            <w:p w14:paraId="2757076F" w14:textId="77777777" w:rsidR="00AF4D53" w:rsidRDefault="00AF4D53" w:rsidP="002D07AC">
              <w:pPr>
                <w:pStyle w:val="Bibliography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legalku</w:t>
              </w:r>
              <w:r>
                <w:rPr>
                  <w:noProof/>
                </w:rPr>
                <w:t>. (n.d.). Retrieved from legalku.com: https://www.legalku.com/pasal-penyebar-hoax/#!</w:t>
              </w:r>
            </w:p>
            <w:p w14:paraId="50C4E2F9" w14:textId="77777777" w:rsidR="00AF4D53" w:rsidRDefault="00AF4D53" w:rsidP="002D07AC">
              <w:pPr>
                <w:pStyle w:val="Bibliography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Nuryama, R. (2022, June 14). </w:t>
              </w:r>
              <w:r>
                <w:rPr>
                  <w:i/>
                  <w:iCs/>
                  <w:noProof/>
                </w:rPr>
                <w:t>Penggunaan Internet di Indonesia Pada Tahun 2022</w:t>
              </w:r>
              <w:r>
                <w:rPr>
                  <w:noProof/>
                </w:rPr>
                <w:t>. Retrieved from Tinewss.com: https://www.tinewss.com/indonesia-news/pr-1853617768/penggunaan-internet-di-indonesia-pada-tahun-2022#:~:text=TiNewss.Com%20%2D%20Ada%20204%2C,populasi%20pada%20awal%20tahun%202022.</w:t>
              </w:r>
            </w:p>
            <w:p w14:paraId="2C444665" w14:textId="77777777" w:rsidR="00423066" w:rsidRDefault="002554C2" w:rsidP="002D07AC">
              <w:pPr>
                <w:pStyle w:val="Bibliography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Ramadhani, M. (2018 , July 9). </w:t>
              </w:r>
              <w:r>
                <w:rPr>
                  <w:i/>
                  <w:iCs/>
                  <w:noProof/>
                </w:rPr>
                <w:t>Mengapa Hoaks Lebih Cepat Menyebar?</w:t>
              </w:r>
              <w:r>
                <w:rPr>
                  <w:noProof/>
                </w:rPr>
                <w:t xml:space="preserve"> Retrieved from republika.co.id: https://www.republika.co.id/berita/trendtek/internet/18/07/09/pbkvq3430-mengapa-hoaks-lebih-cepat-menyebar </w:t>
              </w:r>
            </w:p>
            <w:p w14:paraId="524D65A9" w14:textId="77777777" w:rsidR="00423066" w:rsidRDefault="002554C2" w:rsidP="002D07AC">
              <w:pPr>
                <w:pStyle w:val="Bibliography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Rosana, F. C. (2022, February 7). </w:t>
              </w:r>
              <w:r>
                <w:rPr>
                  <w:i/>
                  <w:iCs/>
                  <w:noProof/>
                </w:rPr>
                <w:t>Hingga Awal 2022, Kominfo Temukan 9.564 Hoaks</w:t>
              </w:r>
              <w:r>
                <w:rPr>
                  <w:noProof/>
                </w:rPr>
                <w:t>. Retrieved from TEMPO.CO: https://bisnis.tempo.co/read/1619610/kominfo-blokir-552-ribu-lebih-konten-judi-online-sejak-2018</w:t>
              </w:r>
            </w:p>
            <w:p w14:paraId="433D1E7E" w14:textId="0793F367" w:rsidR="00B969C4" w:rsidRPr="004449BF" w:rsidRDefault="00B969C4" w:rsidP="002D07AC">
              <w:pPr>
                <w:spacing w:line="360" w:lineRule="auto"/>
                <w:rPr>
                  <w:rFonts w:ascii="Arial" w:hAnsi="Arial" w:cs="Arial"/>
                  <w:sz w:val="24"/>
                  <w:szCs w:val="24"/>
                </w:rPr>
              </w:pPr>
              <w:r w:rsidRPr="00A33801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fldChar w:fldCharType="end"/>
              </w:r>
              <w:r w:rsidR="00A86743">
                <w:rPr>
                  <w:rFonts w:ascii="Arial" w:hAnsi="Arial" w:cs="Arial"/>
                  <w:sz w:val="24"/>
                  <w:szCs w:val="24"/>
                </w:rPr>
                <w:t xml:space="preserve"> </w:t>
              </w:r>
            </w:p>
          </w:sdtContent>
        </w:sdt>
      </w:sdtContent>
    </w:sdt>
    <w:p w14:paraId="0A196AC5" w14:textId="77777777" w:rsidR="00B654EA" w:rsidRDefault="00B654EA" w:rsidP="00B654EA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p w14:paraId="633A6E8C" w14:textId="77777777" w:rsidR="0044568E" w:rsidRPr="003A1960" w:rsidRDefault="0044568E" w:rsidP="0044568E">
      <w:pPr>
        <w:spacing w:line="360" w:lineRule="auto"/>
        <w:rPr>
          <w:rFonts w:ascii="Arial" w:hAnsi="Arial" w:cs="Arial"/>
          <w:sz w:val="24"/>
          <w:szCs w:val="24"/>
          <w:lang w:val="en-ID"/>
        </w:rPr>
      </w:pPr>
    </w:p>
    <w:sectPr w:rsidR="0044568E" w:rsidRPr="003A1960" w:rsidSect="00DD1D10">
      <w:type w:val="continuous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5103F" w14:textId="77777777" w:rsidR="0039295E" w:rsidRDefault="0039295E" w:rsidP="00BD6A73">
      <w:pPr>
        <w:spacing w:after="0" w:line="240" w:lineRule="auto"/>
      </w:pPr>
      <w:r>
        <w:separator/>
      </w:r>
    </w:p>
  </w:endnote>
  <w:endnote w:type="continuationSeparator" w:id="0">
    <w:p w14:paraId="296152F3" w14:textId="77777777" w:rsidR="0039295E" w:rsidRDefault="0039295E" w:rsidP="00BD6A73">
      <w:pPr>
        <w:spacing w:after="0" w:line="240" w:lineRule="auto"/>
      </w:pPr>
      <w:r>
        <w:continuationSeparator/>
      </w:r>
    </w:p>
  </w:endnote>
  <w:endnote w:type="continuationNotice" w:id="1">
    <w:p w14:paraId="4DDD8AC8" w14:textId="77777777" w:rsidR="0039295E" w:rsidRDefault="003929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24"/>
      </w:rPr>
      <w:id w:val="494227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0640BB" w14:textId="1DF302AE" w:rsidR="00FB4F2C" w:rsidRPr="005271FB" w:rsidRDefault="00FB4F2C">
        <w:pPr>
          <w:pStyle w:val="Footer"/>
          <w:jc w:val="right"/>
          <w:rPr>
            <w:rFonts w:ascii="Arial" w:hAnsi="Arial" w:cs="Arial"/>
            <w:sz w:val="24"/>
            <w:szCs w:val="24"/>
          </w:rPr>
        </w:pPr>
        <w:r w:rsidRPr="005271FB">
          <w:rPr>
            <w:rFonts w:ascii="Arial" w:hAnsi="Arial" w:cs="Arial"/>
            <w:sz w:val="24"/>
            <w:szCs w:val="24"/>
          </w:rPr>
          <w:fldChar w:fldCharType="begin"/>
        </w:r>
        <w:r w:rsidRPr="005271FB">
          <w:rPr>
            <w:rFonts w:ascii="Arial" w:hAnsi="Arial" w:cs="Arial"/>
            <w:sz w:val="24"/>
            <w:szCs w:val="24"/>
          </w:rPr>
          <w:instrText xml:space="preserve"> PAGE   \* MERGEFORMAT </w:instrText>
        </w:r>
        <w:r w:rsidRPr="005271FB">
          <w:rPr>
            <w:rFonts w:ascii="Arial" w:hAnsi="Arial" w:cs="Arial"/>
            <w:sz w:val="24"/>
            <w:szCs w:val="24"/>
          </w:rPr>
          <w:fldChar w:fldCharType="separate"/>
        </w:r>
        <w:r w:rsidRPr="005271FB">
          <w:rPr>
            <w:rFonts w:ascii="Arial" w:hAnsi="Arial" w:cs="Arial"/>
            <w:noProof/>
            <w:sz w:val="24"/>
            <w:szCs w:val="24"/>
          </w:rPr>
          <w:t>2</w:t>
        </w:r>
        <w:r w:rsidRPr="005271FB">
          <w:rPr>
            <w:rFonts w:ascii="Arial" w:hAnsi="Arial" w:cs="Arial"/>
            <w:noProof/>
            <w:sz w:val="24"/>
            <w:szCs w:val="24"/>
          </w:rPr>
          <w:fldChar w:fldCharType="end"/>
        </w:r>
      </w:p>
    </w:sdtContent>
  </w:sdt>
  <w:p w14:paraId="3356D5A4" w14:textId="77777777" w:rsidR="00BD6A73" w:rsidRDefault="00BD6A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774F4" w14:textId="08475D3F" w:rsidR="00FB4F2C" w:rsidRDefault="00FB4F2C">
    <w:pPr>
      <w:pStyle w:val="Footer"/>
      <w:jc w:val="right"/>
    </w:pPr>
  </w:p>
  <w:p w14:paraId="7F9CF73A" w14:textId="77777777" w:rsidR="00BD6A73" w:rsidRDefault="00BD6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6749D" w14:textId="77777777" w:rsidR="0039295E" w:rsidRDefault="0039295E" w:rsidP="00BD6A73">
      <w:pPr>
        <w:spacing w:after="0" w:line="240" w:lineRule="auto"/>
      </w:pPr>
      <w:r>
        <w:separator/>
      </w:r>
    </w:p>
  </w:footnote>
  <w:footnote w:type="continuationSeparator" w:id="0">
    <w:p w14:paraId="117CC0B1" w14:textId="77777777" w:rsidR="0039295E" w:rsidRDefault="0039295E" w:rsidP="00BD6A73">
      <w:pPr>
        <w:spacing w:after="0" w:line="240" w:lineRule="auto"/>
      </w:pPr>
      <w:r>
        <w:continuationSeparator/>
      </w:r>
    </w:p>
  </w:footnote>
  <w:footnote w:type="continuationNotice" w:id="1">
    <w:p w14:paraId="62E5F2AF" w14:textId="77777777" w:rsidR="0039295E" w:rsidRDefault="0039295E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ph1yiM96" int2:invalidationBookmarkName="" int2:hashCode="xx5yYdN6T2rkz7" int2:id="vGDRI0GM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82E41"/>
    <w:multiLevelType w:val="hybridMultilevel"/>
    <w:tmpl w:val="17D6D630"/>
    <w:lvl w:ilvl="0" w:tplc="5606A49A">
      <w:start w:val="4"/>
      <w:numFmt w:val="upperLetter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F06E62"/>
    <w:multiLevelType w:val="hybridMultilevel"/>
    <w:tmpl w:val="DFD8ED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B446ED"/>
    <w:multiLevelType w:val="hybridMultilevel"/>
    <w:tmpl w:val="6EC602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F61BBA"/>
    <w:multiLevelType w:val="hybridMultilevel"/>
    <w:tmpl w:val="282449CC"/>
    <w:lvl w:ilvl="0" w:tplc="29728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CF1C0"/>
    <w:multiLevelType w:val="hybridMultilevel"/>
    <w:tmpl w:val="AF90AB68"/>
    <w:lvl w:ilvl="0" w:tplc="06DEB8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5CFC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A6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649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2AC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8C4F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A829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AAB7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940E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54DF3"/>
    <w:multiLevelType w:val="hybridMultilevel"/>
    <w:tmpl w:val="31864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338C3"/>
    <w:multiLevelType w:val="hybridMultilevel"/>
    <w:tmpl w:val="814CA1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467A5"/>
    <w:multiLevelType w:val="hybridMultilevel"/>
    <w:tmpl w:val="FC1C5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C0D69"/>
    <w:multiLevelType w:val="hybridMultilevel"/>
    <w:tmpl w:val="41E4279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91423B"/>
    <w:multiLevelType w:val="hybridMultilevel"/>
    <w:tmpl w:val="02E8B8CC"/>
    <w:lvl w:ilvl="0" w:tplc="06DEB8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7B2E2D"/>
    <w:multiLevelType w:val="hybridMultilevel"/>
    <w:tmpl w:val="6E4AA5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BC35A7"/>
    <w:multiLevelType w:val="hybridMultilevel"/>
    <w:tmpl w:val="DDF24C7C"/>
    <w:lvl w:ilvl="0" w:tplc="E7FC657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65082D70"/>
    <w:multiLevelType w:val="hybridMultilevel"/>
    <w:tmpl w:val="7038B21A"/>
    <w:lvl w:ilvl="0" w:tplc="85D83310">
      <w:start w:val="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6993E79"/>
    <w:multiLevelType w:val="hybridMultilevel"/>
    <w:tmpl w:val="62108FB0"/>
    <w:lvl w:ilvl="0" w:tplc="1924E66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86E1A45"/>
    <w:multiLevelType w:val="hybridMultilevel"/>
    <w:tmpl w:val="9C4458A6"/>
    <w:lvl w:ilvl="0" w:tplc="165888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126299"/>
    <w:multiLevelType w:val="hybridMultilevel"/>
    <w:tmpl w:val="2888696C"/>
    <w:lvl w:ilvl="0" w:tplc="C6CC1EA0">
      <w:start w:val="1"/>
      <w:numFmt w:val="lowerLetter"/>
      <w:lvlText w:val="%1."/>
      <w:lvlJc w:val="left"/>
      <w:pPr>
        <w:ind w:left="144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14330526">
    <w:abstractNumId w:val="8"/>
  </w:num>
  <w:num w:numId="2" w16cid:durableId="988363933">
    <w:abstractNumId w:val="2"/>
  </w:num>
  <w:num w:numId="3" w16cid:durableId="1580551920">
    <w:abstractNumId w:val="3"/>
  </w:num>
  <w:num w:numId="4" w16cid:durableId="1163082465">
    <w:abstractNumId w:val="13"/>
  </w:num>
  <w:num w:numId="5" w16cid:durableId="397097061">
    <w:abstractNumId w:val="12"/>
  </w:num>
  <w:num w:numId="6" w16cid:durableId="547765911">
    <w:abstractNumId w:val="15"/>
  </w:num>
  <w:num w:numId="7" w16cid:durableId="1297834093">
    <w:abstractNumId w:val="14"/>
  </w:num>
  <w:num w:numId="8" w16cid:durableId="253511654">
    <w:abstractNumId w:val="0"/>
  </w:num>
  <w:num w:numId="9" w16cid:durableId="373696765">
    <w:abstractNumId w:val="11"/>
  </w:num>
  <w:num w:numId="10" w16cid:durableId="1176068585">
    <w:abstractNumId w:val="4"/>
  </w:num>
  <w:num w:numId="11" w16cid:durableId="1884705370">
    <w:abstractNumId w:val="6"/>
  </w:num>
  <w:num w:numId="12" w16cid:durableId="1350258945">
    <w:abstractNumId w:val="9"/>
  </w:num>
  <w:num w:numId="13" w16cid:durableId="1524515721">
    <w:abstractNumId w:val="1"/>
  </w:num>
  <w:num w:numId="14" w16cid:durableId="354313866">
    <w:abstractNumId w:val="7"/>
  </w:num>
  <w:num w:numId="15" w16cid:durableId="2119981366">
    <w:abstractNumId w:val="10"/>
  </w:num>
  <w:num w:numId="16" w16cid:durableId="6936557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A8"/>
    <w:rsid w:val="0000084B"/>
    <w:rsid w:val="0000288E"/>
    <w:rsid w:val="00002B98"/>
    <w:rsid w:val="0000369D"/>
    <w:rsid w:val="000039B2"/>
    <w:rsid w:val="00004254"/>
    <w:rsid w:val="00004891"/>
    <w:rsid w:val="000051AE"/>
    <w:rsid w:val="00005F28"/>
    <w:rsid w:val="000070DA"/>
    <w:rsid w:val="00007334"/>
    <w:rsid w:val="00011294"/>
    <w:rsid w:val="00015B9E"/>
    <w:rsid w:val="00016D7C"/>
    <w:rsid w:val="00017ED4"/>
    <w:rsid w:val="0002063B"/>
    <w:rsid w:val="00020FAF"/>
    <w:rsid w:val="000210FF"/>
    <w:rsid w:val="00022456"/>
    <w:rsid w:val="000225C0"/>
    <w:rsid w:val="000228CD"/>
    <w:rsid w:val="00023560"/>
    <w:rsid w:val="0002391C"/>
    <w:rsid w:val="0002445A"/>
    <w:rsid w:val="0002626E"/>
    <w:rsid w:val="000264CB"/>
    <w:rsid w:val="000275D5"/>
    <w:rsid w:val="000332BD"/>
    <w:rsid w:val="000347B6"/>
    <w:rsid w:val="000348F4"/>
    <w:rsid w:val="00034976"/>
    <w:rsid w:val="00035149"/>
    <w:rsid w:val="00035879"/>
    <w:rsid w:val="0003598F"/>
    <w:rsid w:val="00036E31"/>
    <w:rsid w:val="00036F80"/>
    <w:rsid w:val="000376BD"/>
    <w:rsid w:val="00037948"/>
    <w:rsid w:val="00037979"/>
    <w:rsid w:val="00037D98"/>
    <w:rsid w:val="000408E1"/>
    <w:rsid w:val="00040AA4"/>
    <w:rsid w:val="000411BA"/>
    <w:rsid w:val="000412A3"/>
    <w:rsid w:val="00041669"/>
    <w:rsid w:val="00041B39"/>
    <w:rsid w:val="00041EBB"/>
    <w:rsid w:val="00042998"/>
    <w:rsid w:val="000437BE"/>
    <w:rsid w:val="0004495C"/>
    <w:rsid w:val="00044BD2"/>
    <w:rsid w:val="00044F91"/>
    <w:rsid w:val="000454A1"/>
    <w:rsid w:val="0004667E"/>
    <w:rsid w:val="00046B52"/>
    <w:rsid w:val="00046F7A"/>
    <w:rsid w:val="000475A4"/>
    <w:rsid w:val="000479E3"/>
    <w:rsid w:val="00050DBB"/>
    <w:rsid w:val="00051319"/>
    <w:rsid w:val="000515D1"/>
    <w:rsid w:val="000521C4"/>
    <w:rsid w:val="000530D2"/>
    <w:rsid w:val="0005324A"/>
    <w:rsid w:val="00053FBF"/>
    <w:rsid w:val="00054D73"/>
    <w:rsid w:val="00054E90"/>
    <w:rsid w:val="00056389"/>
    <w:rsid w:val="0005670F"/>
    <w:rsid w:val="00056A02"/>
    <w:rsid w:val="00060CF7"/>
    <w:rsid w:val="000610EC"/>
    <w:rsid w:val="0006208C"/>
    <w:rsid w:val="000627FE"/>
    <w:rsid w:val="000650E7"/>
    <w:rsid w:val="0006611C"/>
    <w:rsid w:val="00066619"/>
    <w:rsid w:val="000666D7"/>
    <w:rsid w:val="00066C97"/>
    <w:rsid w:val="000672E2"/>
    <w:rsid w:val="00067302"/>
    <w:rsid w:val="000679F2"/>
    <w:rsid w:val="00067EA0"/>
    <w:rsid w:val="0007055B"/>
    <w:rsid w:val="00070AD9"/>
    <w:rsid w:val="000710F0"/>
    <w:rsid w:val="00072717"/>
    <w:rsid w:val="000729C2"/>
    <w:rsid w:val="00072DDF"/>
    <w:rsid w:val="000734CF"/>
    <w:rsid w:val="00073F3D"/>
    <w:rsid w:val="00074538"/>
    <w:rsid w:val="0007537D"/>
    <w:rsid w:val="0007624A"/>
    <w:rsid w:val="00077C22"/>
    <w:rsid w:val="000805B0"/>
    <w:rsid w:val="0008193F"/>
    <w:rsid w:val="0008250A"/>
    <w:rsid w:val="00082CDF"/>
    <w:rsid w:val="000848C5"/>
    <w:rsid w:val="00084E41"/>
    <w:rsid w:val="00084FCB"/>
    <w:rsid w:val="00087C56"/>
    <w:rsid w:val="00090904"/>
    <w:rsid w:val="00091419"/>
    <w:rsid w:val="000923FE"/>
    <w:rsid w:val="00092415"/>
    <w:rsid w:val="000924CA"/>
    <w:rsid w:val="000929DE"/>
    <w:rsid w:val="00096A95"/>
    <w:rsid w:val="000A0680"/>
    <w:rsid w:val="000A17C5"/>
    <w:rsid w:val="000A22A6"/>
    <w:rsid w:val="000A257B"/>
    <w:rsid w:val="000A261B"/>
    <w:rsid w:val="000A3651"/>
    <w:rsid w:val="000A4AD1"/>
    <w:rsid w:val="000A7403"/>
    <w:rsid w:val="000A7497"/>
    <w:rsid w:val="000A7AD8"/>
    <w:rsid w:val="000B027E"/>
    <w:rsid w:val="000B0AC5"/>
    <w:rsid w:val="000B123D"/>
    <w:rsid w:val="000B25D8"/>
    <w:rsid w:val="000B3CB3"/>
    <w:rsid w:val="000B40D5"/>
    <w:rsid w:val="000B5679"/>
    <w:rsid w:val="000B57E4"/>
    <w:rsid w:val="000B5B4B"/>
    <w:rsid w:val="000B6B77"/>
    <w:rsid w:val="000C0A1C"/>
    <w:rsid w:val="000C0EDB"/>
    <w:rsid w:val="000C1D5B"/>
    <w:rsid w:val="000C2BB6"/>
    <w:rsid w:val="000C31F3"/>
    <w:rsid w:val="000C5D52"/>
    <w:rsid w:val="000C6C4C"/>
    <w:rsid w:val="000C6D93"/>
    <w:rsid w:val="000C7E8A"/>
    <w:rsid w:val="000D0E62"/>
    <w:rsid w:val="000D2CDC"/>
    <w:rsid w:val="000D3EE8"/>
    <w:rsid w:val="000D4417"/>
    <w:rsid w:val="000D450C"/>
    <w:rsid w:val="000D5C11"/>
    <w:rsid w:val="000D62A8"/>
    <w:rsid w:val="000D6646"/>
    <w:rsid w:val="000E0147"/>
    <w:rsid w:val="000E0553"/>
    <w:rsid w:val="000E1B0C"/>
    <w:rsid w:val="000E1D8A"/>
    <w:rsid w:val="000E277E"/>
    <w:rsid w:val="000E2A41"/>
    <w:rsid w:val="000E377B"/>
    <w:rsid w:val="000E3EC9"/>
    <w:rsid w:val="000E4976"/>
    <w:rsid w:val="000E4C67"/>
    <w:rsid w:val="000E5B19"/>
    <w:rsid w:val="000E5E48"/>
    <w:rsid w:val="000E71E6"/>
    <w:rsid w:val="000E7A8D"/>
    <w:rsid w:val="000F3683"/>
    <w:rsid w:val="000F391E"/>
    <w:rsid w:val="000F4E41"/>
    <w:rsid w:val="000F6640"/>
    <w:rsid w:val="000F70F2"/>
    <w:rsid w:val="00100203"/>
    <w:rsid w:val="0010193A"/>
    <w:rsid w:val="001029CB"/>
    <w:rsid w:val="001037C0"/>
    <w:rsid w:val="00104A28"/>
    <w:rsid w:val="0010547C"/>
    <w:rsid w:val="00107AB7"/>
    <w:rsid w:val="00107DC1"/>
    <w:rsid w:val="001105E8"/>
    <w:rsid w:val="00110E6E"/>
    <w:rsid w:val="001119A1"/>
    <w:rsid w:val="00112775"/>
    <w:rsid w:val="0011487C"/>
    <w:rsid w:val="001148B5"/>
    <w:rsid w:val="001153E2"/>
    <w:rsid w:val="0011552F"/>
    <w:rsid w:val="001155CB"/>
    <w:rsid w:val="001158C4"/>
    <w:rsid w:val="0011725E"/>
    <w:rsid w:val="00117C16"/>
    <w:rsid w:val="0011A934"/>
    <w:rsid w:val="0012112E"/>
    <w:rsid w:val="0012245A"/>
    <w:rsid w:val="001243AB"/>
    <w:rsid w:val="00124F63"/>
    <w:rsid w:val="001255D7"/>
    <w:rsid w:val="001258EF"/>
    <w:rsid w:val="00125D4B"/>
    <w:rsid w:val="00127633"/>
    <w:rsid w:val="00127DDA"/>
    <w:rsid w:val="001309E5"/>
    <w:rsid w:val="00130A4B"/>
    <w:rsid w:val="00131241"/>
    <w:rsid w:val="00131818"/>
    <w:rsid w:val="00132250"/>
    <w:rsid w:val="001322E0"/>
    <w:rsid w:val="00132E65"/>
    <w:rsid w:val="00136252"/>
    <w:rsid w:val="00136992"/>
    <w:rsid w:val="00136A7F"/>
    <w:rsid w:val="00137887"/>
    <w:rsid w:val="00137AC2"/>
    <w:rsid w:val="001400E8"/>
    <w:rsid w:val="00140365"/>
    <w:rsid w:val="0014073F"/>
    <w:rsid w:val="00140BB8"/>
    <w:rsid w:val="00140EFD"/>
    <w:rsid w:val="0014121C"/>
    <w:rsid w:val="00141C78"/>
    <w:rsid w:val="001425FC"/>
    <w:rsid w:val="00142708"/>
    <w:rsid w:val="001427B0"/>
    <w:rsid w:val="00143A47"/>
    <w:rsid w:val="00143BF3"/>
    <w:rsid w:val="00144CAB"/>
    <w:rsid w:val="0014518B"/>
    <w:rsid w:val="00147B24"/>
    <w:rsid w:val="00150350"/>
    <w:rsid w:val="00150AA5"/>
    <w:rsid w:val="00151213"/>
    <w:rsid w:val="00151D13"/>
    <w:rsid w:val="00151D19"/>
    <w:rsid w:val="001523DC"/>
    <w:rsid w:val="001526CF"/>
    <w:rsid w:val="00152AC8"/>
    <w:rsid w:val="0015314E"/>
    <w:rsid w:val="00153E5E"/>
    <w:rsid w:val="00154B22"/>
    <w:rsid w:val="00154CA0"/>
    <w:rsid w:val="00155531"/>
    <w:rsid w:val="001555C8"/>
    <w:rsid w:val="001564BF"/>
    <w:rsid w:val="00160ACC"/>
    <w:rsid w:val="001644B4"/>
    <w:rsid w:val="00164E17"/>
    <w:rsid w:val="00167B03"/>
    <w:rsid w:val="00170335"/>
    <w:rsid w:val="001703C4"/>
    <w:rsid w:val="00170D43"/>
    <w:rsid w:val="00171C1F"/>
    <w:rsid w:val="00172234"/>
    <w:rsid w:val="00172CEE"/>
    <w:rsid w:val="001733DA"/>
    <w:rsid w:val="001739F7"/>
    <w:rsid w:val="00173B76"/>
    <w:rsid w:val="001741CB"/>
    <w:rsid w:val="00176194"/>
    <w:rsid w:val="001762F0"/>
    <w:rsid w:val="0017632B"/>
    <w:rsid w:val="00176B3F"/>
    <w:rsid w:val="00177009"/>
    <w:rsid w:val="001770A5"/>
    <w:rsid w:val="00177A4B"/>
    <w:rsid w:val="00181BB4"/>
    <w:rsid w:val="00182B53"/>
    <w:rsid w:val="00183528"/>
    <w:rsid w:val="00183EE1"/>
    <w:rsid w:val="0018461C"/>
    <w:rsid w:val="001846D2"/>
    <w:rsid w:val="001853CD"/>
    <w:rsid w:val="00186D28"/>
    <w:rsid w:val="00186F0F"/>
    <w:rsid w:val="0018748A"/>
    <w:rsid w:val="00187FAF"/>
    <w:rsid w:val="00191A0A"/>
    <w:rsid w:val="001921BF"/>
    <w:rsid w:val="0019270E"/>
    <w:rsid w:val="001955AA"/>
    <w:rsid w:val="00196057"/>
    <w:rsid w:val="00196888"/>
    <w:rsid w:val="00197611"/>
    <w:rsid w:val="001A1042"/>
    <w:rsid w:val="001A1BA8"/>
    <w:rsid w:val="001A1FFC"/>
    <w:rsid w:val="001A25A6"/>
    <w:rsid w:val="001A2F48"/>
    <w:rsid w:val="001A313E"/>
    <w:rsid w:val="001A4132"/>
    <w:rsid w:val="001A459E"/>
    <w:rsid w:val="001A4FDE"/>
    <w:rsid w:val="001A5783"/>
    <w:rsid w:val="001A5893"/>
    <w:rsid w:val="001A5D09"/>
    <w:rsid w:val="001A6471"/>
    <w:rsid w:val="001B0F2F"/>
    <w:rsid w:val="001B2954"/>
    <w:rsid w:val="001B3530"/>
    <w:rsid w:val="001B3719"/>
    <w:rsid w:val="001B6764"/>
    <w:rsid w:val="001B6DA8"/>
    <w:rsid w:val="001B7CCF"/>
    <w:rsid w:val="001C177A"/>
    <w:rsid w:val="001C17AC"/>
    <w:rsid w:val="001C24FB"/>
    <w:rsid w:val="001C263C"/>
    <w:rsid w:val="001C2A5A"/>
    <w:rsid w:val="001C31BE"/>
    <w:rsid w:val="001C37F8"/>
    <w:rsid w:val="001C3FFF"/>
    <w:rsid w:val="001C4C57"/>
    <w:rsid w:val="001C52C2"/>
    <w:rsid w:val="001C7076"/>
    <w:rsid w:val="001C7D15"/>
    <w:rsid w:val="001D01D5"/>
    <w:rsid w:val="001D0237"/>
    <w:rsid w:val="001D0A1E"/>
    <w:rsid w:val="001D0DEC"/>
    <w:rsid w:val="001D0FA3"/>
    <w:rsid w:val="001D1E95"/>
    <w:rsid w:val="001D2078"/>
    <w:rsid w:val="001D3D36"/>
    <w:rsid w:val="001D46A5"/>
    <w:rsid w:val="001D4E6D"/>
    <w:rsid w:val="001D5660"/>
    <w:rsid w:val="001D5AC7"/>
    <w:rsid w:val="001D7107"/>
    <w:rsid w:val="001D7E95"/>
    <w:rsid w:val="001D7F81"/>
    <w:rsid w:val="001E0454"/>
    <w:rsid w:val="001E18F1"/>
    <w:rsid w:val="001E28EA"/>
    <w:rsid w:val="001E2C75"/>
    <w:rsid w:val="001E2DC2"/>
    <w:rsid w:val="001E303E"/>
    <w:rsid w:val="001E3362"/>
    <w:rsid w:val="001E39C8"/>
    <w:rsid w:val="001E3C49"/>
    <w:rsid w:val="001E56F4"/>
    <w:rsid w:val="001E5C30"/>
    <w:rsid w:val="001E6A27"/>
    <w:rsid w:val="001E6AF6"/>
    <w:rsid w:val="001E6E59"/>
    <w:rsid w:val="001F072D"/>
    <w:rsid w:val="001F155C"/>
    <w:rsid w:val="001F16E7"/>
    <w:rsid w:val="001F35F7"/>
    <w:rsid w:val="001F4F52"/>
    <w:rsid w:val="001F5901"/>
    <w:rsid w:val="001F61F8"/>
    <w:rsid w:val="001F6FE0"/>
    <w:rsid w:val="001F7133"/>
    <w:rsid w:val="001F798F"/>
    <w:rsid w:val="0020273F"/>
    <w:rsid w:val="00202909"/>
    <w:rsid w:val="00202CE3"/>
    <w:rsid w:val="00203AA3"/>
    <w:rsid w:val="00203F74"/>
    <w:rsid w:val="00204678"/>
    <w:rsid w:val="00204797"/>
    <w:rsid w:val="00204E3D"/>
    <w:rsid w:val="002059E9"/>
    <w:rsid w:val="00205CF2"/>
    <w:rsid w:val="00207C1D"/>
    <w:rsid w:val="00207FC8"/>
    <w:rsid w:val="002101B9"/>
    <w:rsid w:val="00211697"/>
    <w:rsid w:val="0021233D"/>
    <w:rsid w:val="00213C15"/>
    <w:rsid w:val="00213DA0"/>
    <w:rsid w:val="00214373"/>
    <w:rsid w:val="00214830"/>
    <w:rsid w:val="002152FE"/>
    <w:rsid w:val="0021650D"/>
    <w:rsid w:val="00217808"/>
    <w:rsid w:val="002179EE"/>
    <w:rsid w:val="002217B1"/>
    <w:rsid w:val="00223C1B"/>
    <w:rsid w:val="00223E54"/>
    <w:rsid w:val="00223E5D"/>
    <w:rsid w:val="002243D3"/>
    <w:rsid w:val="0022584A"/>
    <w:rsid w:val="00226A42"/>
    <w:rsid w:val="00226A5C"/>
    <w:rsid w:val="00226F67"/>
    <w:rsid w:val="00227EE3"/>
    <w:rsid w:val="00230A26"/>
    <w:rsid w:val="002311C8"/>
    <w:rsid w:val="002328A5"/>
    <w:rsid w:val="00232A4B"/>
    <w:rsid w:val="00232E55"/>
    <w:rsid w:val="00234567"/>
    <w:rsid w:val="00234CE8"/>
    <w:rsid w:val="00235EC2"/>
    <w:rsid w:val="00235ED9"/>
    <w:rsid w:val="00240645"/>
    <w:rsid w:val="002424B1"/>
    <w:rsid w:val="002427B3"/>
    <w:rsid w:val="002428A4"/>
    <w:rsid w:val="00243AD9"/>
    <w:rsid w:val="00246FC5"/>
    <w:rsid w:val="00247AD5"/>
    <w:rsid w:val="00247D3B"/>
    <w:rsid w:val="00247E5D"/>
    <w:rsid w:val="00250C90"/>
    <w:rsid w:val="00250CD6"/>
    <w:rsid w:val="00251F94"/>
    <w:rsid w:val="00252664"/>
    <w:rsid w:val="002548B5"/>
    <w:rsid w:val="002554C2"/>
    <w:rsid w:val="002555E1"/>
    <w:rsid w:val="00256092"/>
    <w:rsid w:val="00257876"/>
    <w:rsid w:val="0026135A"/>
    <w:rsid w:val="00262D17"/>
    <w:rsid w:val="002634EE"/>
    <w:rsid w:val="00263E0D"/>
    <w:rsid w:val="00266548"/>
    <w:rsid w:val="00266B29"/>
    <w:rsid w:val="002677AE"/>
    <w:rsid w:val="00267C6C"/>
    <w:rsid w:val="00270B8B"/>
    <w:rsid w:val="002713ED"/>
    <w:rsid w:val="00271A21"/>
    <w:rsid w:val="00272DE7"/>
    <w:rsid w:val="002730A3"/>
    <w:rsid w:val="00273465"/>
    <w:rsid w:val="0027504B"/>
    <w:rsid w:val="00275325"/>
    <w:rsid w:val="00277389"/>
    <w:rsid w:val="002775FF"/>
    <w:rsid w:val="00280AF2"/>
    <w:rsid w:val="00280C47"/>
    <w:rsid w:val="00280D2C"/>
    <w:rsid w:val="00280FF5"/>
    <w:rsid w:val="0028117C"/>
    <w:rsid w:val="00282B7B"/>
    <w:rsid w:val="00283287"/>
    <w:rsid w:val="0028371C"/>
    <w:rsid w:val="00284FC4"/>
    <w:rsid w:val="002851C5"/>
    <w:rsid w:val="00285D13"/>
    <w:rsid w:val="002870E9"/>
    <w:rsid w:val="00287A81"/>
    <w:rsid w:val="0029121D"/>
    <w:rsid w:val="002915B7"/>
    <w:rsid w:val="00291F6F"/>
    <w:rsid w:val="002930C6"/>
    <w:rsid w:val="0029362B"/>
    <w:rsid w:val="00293ECA"/>
    <w:rsid w:val="00294F3A"/>
    <w:rsid w:val="002968EB"/>
    <w:rsid w:val="00296F53"/>
    <w:rsid w:val="002A282D"/>
    <w:rsid w:val="002A2A6E"/>
    <w:rsid w:val="002A43A6"/>
    <w:rsid w:val="002A54F8"/>
    <w:rsid w:val="002A5DAB"/>
    <w:rsid w:val="002A5F56"/>
    <w:rsid w:val="002A6DDD"/>
    <w:rsid w:val="002A7ED9"/>
    <w:rsid w:val="002B076B"/>
    <w:rsid w:val="002B12A0"/>
    <w:rsid w:val="002B1329"/>
    <w:rsid w:val="002B16AD"/>
    <w:rsid w:val="002B175D"/>
    <w:rsid w:val="002B1AE8"/>
    <w:rsid w:val="002B24EA"/>
    <w:rsid w:val="002B2D8C"/>
    <w:rsid w:val="002B2E9D"/>
    <w:rsid w:val="002B3D0C"/>
    <w:rsid w:val="002B44DE"/>
    <w:rsid w:val="002B4839"/>
    <w:rsid w:val="002B4AFC"/>
    <w:rsid w:val="002B5E4D"/>
    <w:rsid w:val="002B7249"/>
    <w:rsid w:val="002B7AC4"/>
    <w:rsid w:val="002C0173"/>
    <w:rsid w:val="002C1433"/>
    <w:rsid w:val="002C2FAF"/>
    <w:rsid w:val="002C4299"/>
    <w:rsid w:val="002C47A5"/>
    <w:rsid w:val="002C4806"/>
    <w:rsid w:val="002C504B"/>
    <w:rsid w:val="002C5421"/>
    <w:rsid w:val="002C57DA"/>
    <w:rsid w:val="002C67F8"/>
    <w:rsid w:val="002C788C"/>
    <w:rsid w:val="002C7C77"/>
    <w:rsid w:val="002C7D44"/>
    <w:rsid w:val="002D07AC"/>
    <w:rsid w:val="002D0AB5"/>
    <w:rsid w:val="002D22DB"/>
    <w:rsid w:val="002D3197"/>
    <w:rsid w:val="002D4A7B"/>
    <w:rsid w:val="002D4ADC"/>
    <w:rsid w:val="002D4AF5"/>
    <w:rsid w:val="002D6FDE"/>
    <w:rsid w:val="002E00A1"/>
    <w:rsid w:val="002E1A32"/>
    <w:rsid w:val="002E24F9"/>
    <w:rsid w:val="002E480E"/>
    <w:rsid w:val="002E4ED1"/>
    <w:rsid w:val="002E4F49"/>
    <w:rsid w:val="002F05D9"/>
    <w:rsid w:val="002F06BE"/>
    <w:rsid w:val="002F0AF1"/>
    <w:rsid w:val="002F0F71"/>
    <w:rsid w:val="002F1E92"/>
    <w:rsid w:val="002F2E43"/>
    <w:rsid w:val="002F2F28"/>
    <w:rsid w:val="002F33AE"/>
    <w:rsid w:val="002F3646"/>
    <w:rsid w:val="002F5D2B"/>
    <w:rsid w:val="002F6464"/>
    <w:rsid w:val="00300AF3"/>
    <w:rsid w:val="00302230"/>
    <w:rsid w:val="003024B2"/>
    <w:rsid w:val="00303127"/>
    <w:rsid w:val="00304104"/>
    <w:rsid w:val="0030544F"/>
    <w:rsid w:val="003067D8"/>
    <w:rsid w:val="003067EA"/>
    <w:rsid w:val="00307FB5"/>
    <w:rsid w:val="003103EF"/>
    <w:rsid w:val="00311DEA"/>
    <w:rsid w:val="00313C55"/>
    <w:rsid w:val="00315C0E"/>
    <w:rsid w:val="00316137"/>
    <w:rsid w:val="00316E5A"/>
    <w:rsid w:val="00317874"/>
    <w:rsid w:val="003209AF"/>
    <w:rsid w:val="00321FC4"/>
    <w:rsid w:val="00323828"/>
    <w:rsid w:val="00323F1B"/>
    <w:rsid w:val="003251C0"/>
    <w:rsid w:val="003260A6"/>
    <w:rsid w:val="00326E10"/>
    <w:rsid w:val="00327457"/>
    <w:rsid w:val="0033169E"/>
    <w:rsid w:val="00333302"/>
    <w:rsid w:val="003333AB"/>
    <w:rsid w:val="003337CA"/>
    <w:rsid w:val="00334D90"/>
    <w:rsid w:val="00334E24"/>
    <w:rsid w:val="00335691"/>
    <w:rsid w:val="00335749"/>
    <w:rsid w:val="00335FFA"/>
    <w:rsid w:val="00340003"/>
    <w:rsid w:val="003410F1"/>
    <w:rsid w:val="00341E7B"/>
    <w:rsid w:val="00342AE3"/>
    <w:rsid w:val="00343A87"/>
    <w:rsid w:val="00344026"/>
    <w:rsid w:val="003465B8"/>
    <w:rsid w:val="00346ACC"/>
    <w:rsid w:val="00347A50"/>
    <w:rsid w:val="00351357"/>
    <w:rsid w:val="00351706"/>
    <w:rsid w:val="00351B80"/>
    <w:rsid w:val="0035259B"/>
    <w:rsid w:val="003528BC"/>
    <w:rsid w:val="00353236"/>
    <w:rsid w:val="00355C4C"/>
    <w:rsid w:val="00356A0A"/>
    <w:rsid w:val="00356D58"/>
    <w:rsid w:val="00357054"/>
    <w:rsid w:val="00360232"/>
    <w:rsid w:val="00360A23"/>
    <w:rsid w:val="00360BA6"/>
    <w:rsid w:val="00361141"/>
    <w:rsid w:val="003611EA"/>
    <w:rsid w:val="0036201A"/>
    <w:rsid w:val="00362A3E"/>
    <w:rsid w:val="00364222"/>
    <w:rsid w:val="00364689"/>
    <w:rsid w:val="00364BB2"/>
    <w:rsid w:val="0036592A"/>
    <w:rsid w:val="00365B69"/>
    <w:rsid w:val="0036631F"/>
    <w:rsid w:val="003678DC"/>
    <w:rsid w:val="0036791B"/>
    <w:rsid w:val="00370C19"/>
    <w:rsid w:val="00372C6E"/>
    <w:rsid w:val="00372D66"/>
    <w:rsid w:val="00375184"/>
    <w:rsid w:val="00375AD8"/>
    <w:rsid w:val="003769FC"/>
    <w:rsid w:val="00376C4D"/>
    <w:rsid w:val="00376D22"/>
    <w:rsid w:val="00376E4E"/>
    <w:rsid w:val="00377512"/>
    <w:rsid w:val="00377E65"/>
    <w:rsid w:val="00381893"/>
    <w:rsid w:val="00382231"/>
    <w:rsid w:val="0038260F"/>
    <w:rsid w:val="003828F8"/>
    <w:rsid w:val="00385B37"/>
    <w:rsid w:val="00385E75"/>
    <w:rsid w:val="003904A7"/>
    <w:rsid w:val="0039066D"/>
    <w:rsid w:val="00390825"/>
    <w:rsid w:val="003908F0"/>
    <w:rsid w:val="00391297"/>
    <w:rsid w:val="00391650"/>
    <w:rsid w:val="0039295E"/>
    <w:rsid w:val="00392C84"/>
    <w:rsid w:val="00393A67"/>
    <w:rsid w:val="00395B74"/>
    <w:rsid w:val="003967F5"/>
    <w:rsid w:val="0039681F"/>
    <w:rsid w:val="00396B2D"/>
    <w:rsid w:val="0039718F"/>
    <w:rsid w:val="003978FB"/>
    <w:rsid w:val="00397ED0"/>
    <w:rsid w:val="003A0EDF"/>
    <w:rsid w:val="003A1960"/>
    <w:rsid w:val="003A1AA9"/>
    <w:rsid w:val="003A3DE3"/>
    <w:rsid w:val="003A43E5"/>
    <w:rsid w:val="003A45C0"/>
    <w:rsid w:val="003A4E6C"/>
    <w:rsid w:val="003A4FAC"/>
    <w:rsid w:val="003A5C84"/>
    <w:rsid w:val="003A63E1"/>
    <w:rsid w:val="003A68C4"/>
    <w:rsid w:val="003A6BD9"/>
    <w:rsid w:val="003A7722"/>
    <w:rsid w:val="003A77A7"/>
    <w:rsid w:val="003A7A4F"/>
    <w:rsid w:val="003A7B87"/>
    <w:rsid w:val="003B06C8"/>
    <w:rsid w:val="003B0CF6"/>
    <w:rsid w:val="003B2D3A"/>
    <w:rsid w:val="003B35DB"/>
    <w:rsid w:val="003B45D3"/>
    <w:rsid w:val="003B4B07"/>
    <w:rsid w:val="003B59C5"/>
    <w:rsid w:val="003B6164"/>
    <w:rsid w:val="003B7A35"/>
    <w:rsid w:val="003B7E84"/>
    <w:rsid w:val="003C030D"/>
    <w:rsid w:val="003C05A3"/>
    <w:rsid w:val="003C193A"/>
    <w:rsid w:val="003C1D86"/>
    <w:rsid w:val="003C290B"/>
    <w:rsid w:val="003C328B"/>
    <w:rsid w:val="003C3416"/>
    <w:rsid w:val="003C385A"/>
    <w:rsid w:val="003C3ECF"/>
    <w:rsid w:val="003C4EAC"/>
    <w:rsid w:val="003C5019"/>
    <w:rsid w:val="003C5493"/>
    <w:rsid w:val="003C5F1F"/>
    <w:rsid w:val="003C625C"/>
    <w:rsid w:val="003C717D"/>
    <w:rsid w:val="003C79B4"/>
    <w:rsid w:val="003C7E97"/>
    <w:rsid w:val="003D03B6"/>
    <w:rsid w:val="003D068D"/>
    <w:rsid w:val="003D0ABB"/>
    <w:rsid w:val="003D0C0F"/>
    <w:rsid w:val="003D1E81"/>
    <w:rsid w:val="003D2615"/>
    <w:rsid w:val="003D33B2"/>
    <w:rsid w:val="003D40A0"/>
    <w:rsid w:val="003D40BC"/>
    <w:rsid w:val="003D4447"/>
    <w:rsid w:val="003D46FF"/>
    <w:rsid w:val="003D5230"/>
    <w:rsid w:val="003D70E2"/>
    <w:rsid w:val="003E10D9"/>
    <w:rsid w:val="003E13F5"/>
    <w:rsid w:val="003E18C5"/>
    <w:rsid w:val="003E1B86"/>
    <w:rsid w:val="003E2C27"/>
    <w:rsid w:val="003E32F1"/>
    <w:rsid w:val="003E4EFE"/>
    <w:rsid w:val="003E5A8C"/>
    <w:rsid w:val="003E5E0F"/>
    <w:rsid w:val="003E6420"/>
    <w:rsid w:val="003E652B"/>
    <w:rsid w:val="003E700F"/>
    <w:rsid w:val="003E728E"/>
    <w:rsid w:val="003E77F1"/>
    <w:rsid w:val="003E7E6A"/>
    <w:rsid w:val="003F0616"/>
    <w:rsid w:val="003F0B38"/>
    <w:rsid w:val="003F1A9B"/>
    <w:rsid w:val="003F1E83"/>
    <w:rsid w:val="003F220D"/>
    <w:rsid w:val="003F2CC0"/>
    <w:rsid w:val="003F4979"/>
    <w:rsid w:val="003F59D2"/>
    <w:rsid w:val="003F5F09"/>
    <w:rsid w:val="003F7726"/>
    <w:rsid w:val="003F79EF"/>
    <w:rsid w:val="003F7E82"/>
    <w:rsid w:val="00401F5E"/>
    <w:rsid w:val="004031AB"/>
    <w:rsid w:val="004038D3"/>
    <w:rsid w:val="004048EC"/>
    <w:rsid w:val="00405729"/>
    <w:rsid w:val="00405907"/>
    <w:rsid w:val="0040631D"/>
    <w:rsid w:val="0040678A"/>
    <w:rsid w:val="004103A9"/>
    <w:rsid w:val="004103B4"/>
    <w:rsid w:val="00411358"/>
    <w:rsid w:val="00411B39"/>
    <w:rsid w:val="00411F83"/>
    <w:rsid w:val="00412252"/>
    <w:rsid w:val="004126BE"/>
    <w:rsid w:val="00416642"/>
    <w:rsid w:val="00416D0C"/>
    <w:rsid w:val="004171AE"/>
    <w:rsid w:val="00417589"/>
    <w:rsid w:val="004175F7"/>
    <w:rsid w:val="00417E0C"/>
    <w:rsid w:val="004200BD"/>
    <w:rsid w:val="00420F89"/>
    <w:rsid w:val="004213E6"/>
    <w:rsid w:val="00421ED5"/>
    <w:rsid w:val="00422C96"/>
    <w:rsid w:val="00423066"/>
    <w:rsid w:val="0042386A"/>
    <w:rsid w:val="00425483"/>
    <w:rsid w:val="0042608D"/>
    <w:rsid w:val="00427F79"/>
    <w:rsid w:val="00430E81"/>
    <w:rsid w:val="0043298B"/>
    <w:rsid w:val="004329A1"/>
    <w:rsid w:val="00432C6A"/>
    <w:rsid w:val="00433124"/>
    <w:rsid w:val="004335DE"/>
    <w:rsid w:val="00434352"/>
    <w:rsid w:val="0043492C"/>
    <w:rsid w:val="00436897"/>
    <w:rsid w:val="00440581"/>
    <w:rsid w:val="00442A26"/>
    <w:rsid w:val="004431B1"/>
    <w:rsid w:val="00443583"/>
    <w:rsid w:val="00443F04"/>
    <w:rsid w:val="004444D3"/>
    <w:rsid w:val="0044470B"/>
    <w:rsid w:val="004447A5"/>
    <w:rsid w:val="004448F4"/>
    <w:rsid w:val="004449BF"/>
    <w:rsid w:val="0044568E"/>
    <w:rsid w:val="00446156"/>
    <w:rsid w:val="00447C41"/>
    <w:rsid w:val="0045058D"/>
    <w:rsid w:val="00452315"/>
    <w:rsid w:val="0045366C"/>
    <w:rsid w:val="0045466C"/>
    <w:rsid w:val="00457C42"/>
    <w:rsid w:val="00457CC3"/>
    <w:rsid w:val="00460AEC"/>
    <w:rsid w:val="00461750"/>
    <w:rsid w:val="004624B1"/>
    <w:rsid w:val="004629D2"/>
    <w:rsid w:val="00462C2C"/>
    <w:rsid w:val="00462FFE"/>
    <w:rsid w:val="004633E7"/>
    <w:rsid w:val="00464E73"/>
    <w:rsid w:val="004659F8"/>
    <w:rsid w:val="00465A05"/>
    <w:rsid w:val="004661FE"/>
    <w:rsid w:val="0046692D"/>
    <w:rsid w:val="00467444"/>
    <w:rsid w:val="0047283A"/>
    <w:rsid w:val="004729D7"/>
    <w:rsid w:val="00473800"/>
    <w:rsid w:val="0047428C"/>
    <w:rsid w:val="0047463A"/>
    <w:rsid w:val="00475AD2"/>
    <w:rsid w:val="0047637F"/>
    <w:rsid w:val="00476996"/>
    <w:rsid w:val="00476EC9"/>
    <w:rsid w:val="004770E0"/>
    <w:rsid w:val="00480C71"/>
    <w:rsid w:val="00481C23"/>
    <w:rsid w:val="00482219"/>
    <w:rsid w:val="0048307A"/>
    <w:rsid w:val="00483A7C"/>
    <w:rsid w:val="00483C55"/>
    <w:rsid w:val="004842BB"/>
    <w:rsid w:val="0048539B"/>
    <w:rsid w:val="0048547E"/>
    <w:rsid w:val="00486DD1"/>
    <w:rsid w:val="004877F1"/>
    <w:rsid w:val="00487F8D"/>
    <w:rsid w:val="00490C1E"/>
    <w:rsid w:val="00490F6F"/>
    <w:rsid w:val="004936ED"/>
    <w:rsid w:val="00493B1E"/>
    <w:rsid w:val="00494935"/>
    <w:rsid w:val="004959E7"/>
    <w:rsid w:val="0049736A"/>
    <w:rsid w:val="004A16C2"/>
    <w:rsid w:val="004A2812"/>
    <w:rsid w:val="004A3281"/>
    <w:rsid w:val="004A3862"/>
    <w:rsid w:val="004A4BE9"/>
    <w:rsid w:val="004A5217"/>
    <w:rsid w:val="004A54CA"/>
    <w:rsid w:val="004A5EC0"/>
    <w:rsid w:val="004A64F1"/>
    <w:rsid w:val="004A6E19"/>
    <w:rsid w:val="004B0C08"/>
    <w:rsid w:val="004B1A62"/>
    <w:rsid w:val="004B328C"/>
    <w:rsid w:val="004B3EA4"/>
    <w:rsid w:val="004B3FF1"/>
    <w:rsid w:val="004B4679"/>
    <w:rsid w:val="004B52A3"/>
    <w:rsid w:val="004B5573"/>
    <w:rsid w:val="004B57B5"/>
    <w:rsid w:val="004B618C"/>
    <w:rsid w:val="004C122F"/>
    <w:rsid w:val="004C2E99"/>
    <w:rsid w:val="004C3EEB"/>
    <w:rsid w:val="004C6013"/>
    <w:rsid w:val="004C6E36"/>
    <w:rsid w:val="004C7A3B"/>
    <w:rsid w:val="004C7D48"/>
    <w:rsid w:val="004D090B"/>
    <w:rsid w:val="004D11F9"/>
    <w:rsid w:val="004D223F"/>
    <w:rsid w:val="004D2626"/>
    <w:rsid w:val="004D29A0"/>
    <w:rsid w:val="004D3B30"/>
    <w:rsid w:val="004D3CF2"/>
    <w:rsid w:val="004D3F9D"/>
    <w:rsid w:val="004D4210"/>
    <w:rsid w:val="004D54EE"/>
    <w:rsid w:val="004D56F7"/>
    <w:rsid w:val="004D71CC"/>
    <w:rsid w:val="004D7212"/>
    <w:rsid w:val="004E10F3"/>
    <w:rsid w:val="004E1665"/>
    <w:rsid w:val="004E2069"/>
    <w:rsid w:val="004E3780"/>
    <w:rsid w:val="004E50CE"/>
    <w:rsid w:val="004F2271"/>
    <w:rsid w:val="004F28C4"/>
    <w:rsid w:val="004F2D71"/>
    <w:rsid w:val="004F368F"/>
    <w:rsid w:val="004F6E5D"/>
    <w:rsid w:val="004F7434"/>
    <w:rsid w:val="0050076D"/>
    <w:rsid w:val="005009B5"/>
    <w:rsid w:val="0050275F"/>
    <w:rsid w:val="00504341"/>
    <w:rsid w:val="00506D39"/>
    <w:rsid w:val="00507112"/>
    <w:rsid w:val="0051101E"/>
    <w:rsid w:val="005115CD"/>
    <w:rsid w:val="005148CB"/>
    <w:rsid w:val="00514CB5"/>
    <w:rsid w:val="00514D0A"/>
    <w:rsid w:val="00514D8E"/>
    <w:rsid w:val="0052208F"/>
    <w:rsid w:val="005223A3"/>
    <w:rsid w:val="005237EE"/>
    <w:rsid w:val="00524515"/>
    <w:rsid w:val="00524D6A"/>
    <w:rsid w:val="00525C81"/>
    <w:rsid w:val="00526084"/>
    <w:rsid w:val="00526E42"/>
    <w:rsid w:val="00526E78"/>
    <w:rsid w:val="005271FB"/>
    <w:rsid w:val="00527DAB"/>
    <w:rsid w:val="00531A2F"/>
    <w:rsid w:val="00531BE5"/>
    <w:rsid w:val="00532564"/>
    <w:rsid w:val="00532E64"/>
    <w:rsid w:val="005377EA"/>
    <w:rsid w:val="00540952"/>
    <w:rsid w:val="005412B1"/>
    <w:rsid w:val="005413AB"/>
    <w:rsid w:val="00541543"/>
    <w:rsid w:val="005417CA"/>
    <w:rsid w:val="0054426D"/>
    <w:rsid w:val="00546CE1"/>
    <w:rsid w:val="0054707A"/>
    <w:rsid w:val="005477D2"/>
    <w:rsid w:val="005504E3"/>
    <w:rsid w:val="00550C77"/>
    <w:rsid w:val="00550E6A"/>
    <w:rsid w:val="00552E3D"/>
    <w:rsid w:val="00553DD3"/>
    <w:rsid w:val="00554A51"/>
    <w:rsid w:val="00554E8B"/>
    <w:rsid w:val="00555D6D"/>
    <w:rsid w:val="00556577"/>
    <w:rsid w:val="00556CD6"/>
    <w:rsid w:val="0055719B"/>
    <w:rsid w:val="005572C8"/>
    <w:rsid w:val="00557DB3"/>
    <w:rsid w:val="00560143"/>
    <w:rsid w:val="005619AD"/>
    <w:rsid w:val="00562C9D"/>
    <w:rsid w:val="00564A66"/>
    <w:rsid w:val="00565EA0"/>
    <w:rsid w:val="00566531"/>
    <w:rsid w:val="00566F02"/>
    <w:rsid w:val="005670ED"/>
    <w:rsid w:val="00567F91"/>
    <w:rsid w:val="00571268"/>
    <w:rsid w:val="00571536"/>
    <w:rsid w:val="005719C5"/>
    <w:rsid w:val="00571D40"/>
    <w:rsid w:val="00572483"/>
    <w:rsid w:val="00572C64"/>
    <w:rsid w:val="00572D02"/>
    <w:rsid w:val="00572FDD"/>
    <w:rsid w:val="0057373E"/>
    <w:rsid w:val="00574867"/>
    <w:rsid w:val="00576704"/>
    <w:rsid w:val="0057676E"/>
    <w:rsid w:val="00576AD9"/>
    <w:rsid w:val="0057716B"/>
    <w:rsid w:val="00577E12"/>
    <w:rsid w:val="0058348B"/>
    <w:rsid w:val="00583E74"/>
    <w:rsid w:val="00585D25"/>
    <w:rsid w:val="00586EE0"/>
    <w:rsid w:val="00587100"/>
    <w:rsid w:val="00590E9B"/>
    <w:rsid w:val="00592F77"/>
    <w:rsid w:val="00593694"/>
    <w:rsid w:val="00593990"/>
    <w:rsid w:val="00595386"/>
    <w:rsid w:val="00597CB8"/>
    <w:rsid w:val="005A05B1"/>
    <w:rsid w:val="005A0B64"/>
    <w:rsid w:val="005A355F"/>
    <w:rsid w:val="005A371C"/>
    <w:rsid w:val="005A391D"/>
    <w:rsid w:val="005A52F1"/>
    <w:rsid w:val="005A5C6C"/>
    <w:rsid w:val="005A6670"/>
    <w:rsid w:val="005A671C"/>
    <w:rsid w:val="005A6A30"/>
    <w:rsid w:val="005A7430"/>
    <w:rsid w:val="005A7DBA"/>
    <w:rsid w:val="005B05DC"/>
    <w:rsid w:val="005B0C52"/>
    <w:rsid w:val="005B17AC"/>
    <w:rsid w:val="005B2706"/>
    <w:rsid w:val="005B2D1A"/>
    <w:rsid w:val="005B3906"/>
    <w:rsid w:val="005B400C"/>
    <w:rsid w:val="005B45C6"/>
    <w:rsid w:val="005B55CA"/>
    <w:rsid w:val="005B5BC6"/>
    <w:rsid w:val="005B7C11"/>
    <w:rsid w:val="005C1046"/>
    <w:rsid w:val="005C10A3"/>
    <w:rsid w:val="005C1839"/>
    <w:rsid w:val="005C1AC6"/>
    <w:rsid w:val="005C1CF4"/>
    <w:rsid w:val="005C1DDA"/>
    <w:rsid w:val="005C3573"/>
    <w:rsid w:val="005C3C5C"/>
    <w:rsid w:val="005C3FE0"/>
    <w:rsid w:val="005C4BA8"/>
    <w:rsid w:val="005C7D5F"/>
    <w:rsid w:val="005D0F3D"/>
    <w:rsid w:val="005D1B24"/>
    <w:rsid w:val="005D263D"/>
    <w:rsid w:val="005D6CC3"/>
    <w:rsid w:val="005D73B4"/>
    <w:rsid w:val="005D7401"/>
    <w:rsid w:val="005D7EB4"/>
    <w:rsid w:val="005E0F6A"/>
    <w:rsid w:val="005E10E2"/>
    <w:rsid w:val="005E136F"/>
    <w:rsid w:val="005E1579"/>
    <w:rsid w:val="005E1750"/>
    <w:rsid w:val="005E1A70"/>
    <w:rsid w:val="005E28D0"/>
    <w:rsid w:val="005E5ADD"/>
    <w:rsid w:val="005E6810"/>
    <w:rsid w:val="005E6DB2"/>
    <w:rsid w:val="005E71D8"/>
    <w:rsid w:val="005E79B9"/>
    <w:rsid w:val="005F13DE"/>
    <w:rsid w:val="005F1F0C"/>
    <w:rsid w:val="005F2805"/>
    <w:rsid w:val="005F3C91"/>
    <w:rsid w:val="005F4100"/>
    <w:rsid w:val="005F569A"/>
    <w:rsid w:val="005F5DE0"/>
    <w:rsid w:val="005F670D"/>
    <w:rsid w:val="005F6CA1"/>
    <w:rsid w:val="005F76E2"/>
    <w:rsid w:val="005F7A3E"/>
    <w:rsid w:val="005F7CED"/>
    <w:rsid w:val="006002D0"/>
    <w:rsid w:val="00600519"/>
    <w:rsid w:val="006038C6"/>
    <w:rsid w:val="00603EF3"/>
    <w:rsid w:val="00604194"/>
    <w:rsid w:val="00604D85"/>
    <w:rsid w:val="00605041"/>
    <w:rsid w:val="00605F68"/>
    <w:rsid w:val="006063AE"/>
    <w:rsid w:val="0060694C"/>
    <w:rsid w:val="0060704C"/>
    <w:rsid w:val="00607B4F"/>
    <w:rsid w:val="00607F96"/>
    <w:rsid w:val="00610EE9"/>
    <w:rsid w:val="00611088"/>
    <w:rsid w:val="006111F9"/>
    <w:rsid w:val="00611570"/>
    <w:rsid w:val="00611FCF"/>
    <w:rsid w:val="006130A8"/>
    <w:rsid w:val="00613CA0"/>
    <w:rsid w:val="00614B61"/>
    <w:rsid w:val="00615200"/>
    <w:rsid w:val="006156AE"/>
    <w:rsid w:val="006156C8"/>
    <w:rsid w:val="00615DAA"/>
    <w:rsid w:val="006171B6"/>
    <w:rsid w:val="006172FF"/>
    <w:rsid w:val="0062005F"/>
    <w:rsid w:val="0062212E"/>
    <w:rsid w:val="00622CFF"/>
    <w:rsid w:val="0062469D"/>
    <w:rsid w:val="00624C81"/>
    <w:rsid w:val="006266E7"/>
    <w:rsid w:val="00627485"/>
    <w:rsid w:val="00627D18"/>
    <w:rsid w:val="00627E57"/>
    <w:rsid w:val="00630248"/>
    <w:rsid w:val="006314ED"/>
    <w:rsid w:val="00631B0B"/>
    <w:rsid w:val="00631FF6"/>
    <w:rsid w:val="006322DB"/>
    <w:rsid w:val="00633981"/>
    <w:rsid w:val="00633AE9"/>
    <w:rsid w:val="006340EA"/>
    <w:rsid w:val="00635D13"/>
    <w:rsid w:val="00636764"/>
    <w:rsid w:val="00636883"/>
    <w:rsid w:val="006370E1"/>
    <w:rsid w:val="006375DA"/>
    <w:rsid w:val="00640700"/>
    <w:rsid w:val="00640F7C"/>
    <w:rsid w:val="00641B2E"/>
    <w:rsid w:val="0064202F"/>
    <w:rsid w:val="006421E3"/>
    <w:rsid w:val="00646425"/>
    <w:rsid w:val="0064651A"/>
    <w:rsid w:val="00646D3E"/>
    <w:rsid w:val="00647341"/>
    <w:rsid w:val="00651711"/>
    <w:rsid w:val="00653CE1"/>
    <w:rsid w:val="00653DA7"/>
    <w:rsid w:val="00654038"/>
    <w:rsid w:val="0065412C"/>
    <w:rsid w:val="006555C5"/>
    <w:rsid w:val="0065627F"/>
    <w:rsid w:val="00656514"/>
    <w:rsid w:val="0066029B"/>
    <w:rsid w:val="00661358"/>
    <w:rsid w:val="0066282F"/>
    <w:rsid w:val="00665C74"/>
    <w:rsid w:val="006666A9"/>
    <w:rsid w:val="00666FB2"/>
    <w:rsid w:val="00667429"/>
    <w:rsid w:val="006676C9"/>
    <w:rsid w:val="006677F4"/>
    <w:rsid w:val="00667910"/>
    <w:rsid w:val="00667B54"/>
    <w:rsid w:val="00670C90"/>
    <w:rsid w:val="0067124C"/>
    <w:rsid w:val="0067135D"/>
    <w:rsid w:val="006714D9"/>
    <w:rsid w:val="00672EC8"/>
    <w:rsid w:val="00674A1D"/>
    <w:rsid w:val="00674CA3"/>
    <w:rsid w:val="00675AC1"/>
    <w:rsid w:val="00676AA3"/>
    <w:rsid w:val="00676F9C"/>
    <w:rsid w:val="00677472"/>
    <w:rsid w:val="00677DD5"/>
    <w:rsid w:val="006816F0"/>
    <w:rsid w:val="006828D9"/>
    <w:rsid w:val="00683C66"/>
    <w:rsid w:val="00683F16"/>
    <w:rsid w:val="006843DB"/>
    <w:rsid w:val="006849E9"/>
    <w:rsid w:val="00684C92"/>
    <w:rsid w:val="00685801"/>
    <w:rsid w:val="006861E2"/>
    <w:rsid w:val="00686781"/>
    <w:rsid w:val="0068731E"/>
    <w:rsid w:val="006876E8"/>
    <w:rsid w:val="00687F0D"/>
    <w:rsid w:val="0069173B"/>
    <w:rsid w:val="00692D1A"/>
    <w:rsid w:val="00693333"/>
    <w:rsid w:val="006940CA"/>
    <w:rsid w:val="006964C2"/>
    <w:rsid w:val="006A012D"/>
    <w:rsid w:val="006A14D3"/>
    <w:rsid w:val="006A307F"/>
    <w:rsid w:val="006A4C3D"/>
    <w:rsid w:val="006A72C1"/>
    <w:rsid w:val="006A77A0"/>
    <w:rsid w:val="006A7871"/>
    <w:rsid w:val="006A7A1E"/>
    <w:rsid w:val="006B14FB"/>
    <w:rsid w:val="006B1D4F"/>
    <w:rsid w:val="006C0264"/>
    <w:rsid w:val="006C1189"/>
    <w:rsid w:val="006C29B6"/>
    <w:rsid w:val="006C507B"/>
    <w:rsid w:val="006C5523"/>
    <w:rsid w:val="006C5820"/>
    <w:rsid w:val="006C590B"/>
    <w:rsid w:val="006C6EA1"/>
    <w:rsid w:val="006C711C"/>
    <w:rsid w:val="006C7F7A"/>
    <w:rsid w:val="006C7FA6"/>
    <w:rsid w:val="006D013F"/>
    <w:rsid w:val="006D04A7"/>
    <w:rsid w:val="006D0C9F"/>
    <w:rsid w:val="006D19BA"/>
    <w:rsid w:val="006D1A20"/>
    <w:rsid w:val="006D1AAD"/>
    <w:rsid w:val="006D1D93"/>
    <w:rsid w:val="006D38E1"/>
    <w:rsid w:val="006D3FE7"/>
    <w:rsid w:val="006D5705"/>
    <w:rsid w:val="006D5B48"/>
    <w:rsid w:val="006D6983"/>
    <w:rsid w:val="006D770C"/>
    <w:rsid w:val="006D7CC3"/>
    <w:rsid w:val="006D7CFE"/>
    <w:rsid w:val="006E082B"/>
    <w:rsid w:val="006E0E47"/>
    <w:rsid w:val="006E10EA"/>
    <w:rsid w:val="006E12AD"/>
    <w:rsid w:val="006E1352"/>
    <w:rsid w:val="006E1859"/>
    <w:rsid w:val="006E30C3"/>
    <w:rsid w:val="006E3898"/>
    <w:rsid w:val="006E4084"/>
    <w:rsid w:val="006E5C99"/>
    <w:rsid w:val="006E62FE"/>
    <w:rsid w:val="006E67FA"/>
    <w:rsid w:val="006E69BB"/>
    <w:rsid w:val="006F03C2"/>
    <w:rsid w:val="006F0EE2"/>
    <w:rsid w:val="006F1A76"/>
    <w:rsid w:val="006F1F66"/>
    <w:rsid w:val="006F2DBC"/>
    <w:rsid w:val="006F4B09"/>
    <w:rsid w:val="006F538F"/>
    <w:rsid w:val="006F57C6"/>
    <w:rsid w:val="006F6D2C"/>
    <w:rsid w:val="006F7719"/>
    <w:rsid w:val="006F7D01"/>
    <w:rsid w:val="00701360"/>
    <w:rsid w:val="0070319E"/>
    <w:rsid w:val="00703967"/>
    <w:rsid w:val="00705CD1"/>
    <w:rsid w:val="00705E4E"/>
    <w:rsid w:val="00710B1F"/>
    <w:rsid w:val="007126A9"/>
    <w:rsid w:val="00712EDA"/>
    <w:rsid w:val="007143D0"/>
    <w:rsid w:val="007145CB"/>
    <w:rsid w:val="00714B76"/>
    <w:rsid w:val="00716152"/>
    <w:rsid w:val="00716350"/>
    <w:rsid w:val="0071677C"/>
    <w:rsid w:val="00716F30"/>
    <w:rsid w:val="00717D69"/>
    <w:rsid w:val="0071BBA6"/>
    <w:rsid w:val="007203B8"/>
    <w:rsid w:val="0072197E"/>
    <w:rsid w:val="00721A23"/>
    <w:rsid w:val="00722857"/>
    <w:rsid w:val="007230D1"/>
    <w:rsid w:val="007230F4"/>
    <w:rsid w:val="0072324C"/>
    <w:rsid w:val="00724EDF"/>
    <w:rsid w:val="0072647F"/>
    <w:rsid w:val="0072775C"/>
    <w:rsid w:val="0073092C"/>
    <w:rsid w:val="007313E2"/>
    <w:rsid w:val="0073277E"/>
    <w:rsid w:val="007342EB"/>
    <w:rsid w:val="007364B7"/>
    <w:rsid w:val="00736678"/>
    <w:rsid w:val="00736F6B"/>
    <w:rsid w:val="007372F7"/>
    <w:rsid w:val="00737F04"/>
    <w:rsid w:val="007406EE"/>
    <w:rsid w:val="00741242"/>
    <w:rsid w:val="00741542"/>
    <w:rsid w:val="00742121"/>
    <w:rsid w:val="0074338C"/>
    <w:rsid w:val="00743BBA"/>
    <w:rsid w:val="00744119"/>
    <w:rsid w:val="00744E91"/>
    <w:rsid w:val="00745ED8"/>
    <w:rsid w:val="0074679F"/>
    <w:rsid w:val="00747106"/>
    <w:rsid w:val="007500CF"/>
    <w:rsid w:val="00754564"/>
    <w:rsid w:val="007545B4"/>
    <w:rsid w:val="00756533"/>
    <w:rsid w:val="00756E3C"/>
    <w:rsid w:val="00761702"/>
    <w:rsid w:val="00761EAF"/>
    <w:rsid w:val="007632E7"/>
    <w:rsid w:val="0076431A"/>
    <w:rsid w:val="00764A15"/>
    <w:rsid w:val="00764CB2"/>
    <w:rsid w:val="00764DF2"/>
    <w:rsid w:val="007701F9"/>
    <w:rsid w:val="00770826"/>
    <w:rsid w:val="007729D2"/>
    <w:rsid w:val="00772FCF"/>
    <w:rsid w:val="00774443"/>
    <w:rsid w:val="007749B8"/>
    <w:rsid w:val="007756A7"/>
    <w:rsid w:val="0077572E"/>
    <w:rsid w:val="00776312"/>
    <w:rsid w:val="007775EA"/>
    <w:rsid w:val="007779F0"/>
    <w:rsid w:val="00781AAF"/>
    <w:rsid w:val="00781DD5"/>
    <w:rsid w:val="00781F83"/>
    <w:rsid w:val="0078248D"/>
    <w:rsid w:val="0078339C"/>
    <w:rsid w:val="00783780"/>
    <w:rsid w:val="00783BF1"/>
    <w:rsid w:val="00790049"/>
    <w:rsid w:val="007900EF"/>
    <w:rsid w:val="0079085D"/>
    <w:rsid w:val="00791AC8"/>
    <w:rsid w:val="00793666"/>
    <w:rsid w:val="00793B43"/>
    <w:rsid w:val="00794C1A"/>
    <w:rsid w:val="00795A13"/>
    <w:rsid w:val="00795F3F"/>
    <w:rsid w:val="00796510"/>
    <w:rsid w:val="007967CE"/>
    <w:rsid w:val="007A1B39"/>
    <w:rsid w:val="007A3C75"/>
    <w:rsid w:val="007A441C"/>
    <w:rsid w:val="007A514F"/>
    <w:rsid w:val="007B12F5"/>
    <w:rsid w:val="007B19F0"/>
    <w:rsid w:val="007B32F7"/>
    <w:rsid w:val="007B48F4"/>
    <w:rsid w:val="007B4A35"/>
    <w:rsid w:val="007B5203"/>
    <w:rsid w:val="007B56A7"/>
    <w:rsid w:val="007B66EE"/>
    <w:rsid w:val="007B6F8A"/>
    <w:rsid w:val="007C0A8A"/>
    <w:rsid w:val="007C1005"/>
    <w:rsid w:val="007C1489"/>
    <w:rsid w:val="007C5F31"/>
    <w:rsid w:val="007C6E97"/>
    <w:rsid w:val="007C72B7"/>
    <w:rsid w:val="007C73E2"/>
    <w:rsid w:val="007C79B9"/>
    <w:rsid w:val="007D01B2"/>
    <w:rsid w:val="007D0544"/>
    <w:rsid w:val="007D1332"/>
    <w:rsid w:val="007D1675"/>
    <w:rsid w:val="007D25F5"/>
    <w:rsid w:val="007D30C3"/>
    <w:rsid w:val="007D3898"/>
    <w:rsid w:val="007D3E7D"/>
    <w:rsid w:val="007D4E20"/>
    <w:rsid w:val="007D4F2A"/>
    <w:rsid w:val="007D5759"/>
    <w:rsid w:val="007D59B4"/>
    <w:rsid w:val="007D6865"/>
    <w:rsid w:val="007D6DFB"/>
    <w:rsid w:val="007D6EB7"/>
    <w:rsid w:val="007D702C"/>
    <w:rsid w:val="007D72F3"/>
    <w:rsid w:val="007E09D7"/>
    <w:rsid w:val="007E36C6"/>
    <w:rsid w:val="007E4233"/>
    <w:rsid w:val="007E4969"/>
    <w:rsid w:val="007E51BE"/>
    <w:rsid w:val="007E53DB"/>
    <w:rsid w:val="007E6177"/>
    <w:rsid w:val="007E7883"/>
    <w:rsid w:val="007F00DA"/>
    <w:rsid w:val="007F1BA1"/>
    <w:rsid w:val="007F20C2"/>
    <w:rsid w:val="007F25FD"/>
    <w:rsid w:val="007F37D8"/>
    <w:rsid w:val="007F3F6C"/>
    <w:rsid w:val="007F4425"/>
    <w:rsid w:val="007F450C"/>
    <w:rsid w:val="007F59B6"/>
    <w:rsid w:val="007F6F48"/>
    <w:rsid w:val="00800ED5"/>
    <w:rsid w:val="00801ABE"/>
    <w:rsid w:val="00802522"/>
    <w:rsid w:val="00802CFD"/>
    <w:rsid w:val="0080378A"/>
    <w:rsid w:val="00803FF1"/>
    <w:rsid w:val="008048B1"/>
    <w:rsid w:val="00805FBC"/>
    <w:rsid w:val="0080780D"/>
    <w:rsid w:val="0081390D"/>
    <w:rsid w:val="008148FC"/>
    <w:rsid w:val="0081551D"/>
    <w:rsid w:val="00815B85"/>
    <w:rsid w:val="00815FB8"/>
    <w:rsid w:val="00816065"/>
    <w:rsid w:val="0081743B"/>
    <w:rsid w:val="0081784E"/>
    <w:rsid w:val="00817C98"/>
    <w:rsid w:val="00817EDB"/>
    <w:rsid w:val="00821387"/>
    <w:rsid w:val="00821693"/>
    <w:rsid w:val="008237E1"/>
    <w:rsid w:val="00823B53"/>
    <w:rsid w:val="00823FF7"/>
    <w:rsid w:val="00824401"/>
    <w:rsid w:val="008247B2"/>
    <w:rsid w:val="00824ABC"/>
    <w:rsid w:val="00825835"/>
    <w:rsid w:val="00825C9E"/>
    <w:rsid w:val="0082665C"/>
    <w:rsid w:val="00832097"/>
    <w:rsid w:val="00833147"/>
    <w:rsid w:val="00834BB3"/>
    <w:rsid w:val="00834F7B"/>
    <w:rsid w:val="00835121"/>
    <w:rsid w:val="0083569F"/>
    <w:rsid w:val="00835DF3"/>
    <w:rsid w:val="0083628E"/>
    <w:rsid w:val="00840487"/>
    <w:rsid w:val="00841775"/>
    <w:rsid w:val="00841870"/>
    <w:rsid w:val="0084202E"/>
    <w:rsid w:val="00842114"/>
    <w:rsid w:val="00842948"/>
    <w:rsid w:val="00843389"/>
    <w:rsid w:val="00843D07"/>
    <w:rsid w:val="008450A8"/>
    <w:rsid w:val="00845240"/>
    <w:rsid w:val="00845C8B"/>
    <w:rsid w:val="008465C1"/>
    <w:rsid w:val="00847034"/>
    <w:rsid w:val="00847A0C"/>
    <w:rsid w:val="00850974"/>
    <w:rsid w:val="008512BD"/>
    <w:rsid w:val="0085151D"/>
    <w:rsid w:val="0085344B"/>
    <w:rsid w:val="0085383B"/>
    <w:rsid w:val="008549A7"/>
    <w:rsid w:val="008571D4"/>
    <w:rsid w:val="008578D6"/>
    <w:rsid w:val="00861D06"/>
    <w:rsid w:val="00861F5A"/>
    <w:rsid w:val="008629DE"/>
    <w:rsid w:val="00862CC2"/>
    <w:rsid w:val="00864171"/>
    <w:rsid w:val="008642CA"/>
    <w:rsid w:val="00864F03"/>
    <w:rsid w:val="00867278"/>
    <w:rsid w:val="0086757F"/>
    <w:rsid w:val="0087009F"/>
    <w:rsid w:val="008701D2"/>
    <w:rsid w:val="00870318"/>
    <w:rsid w:val="00870C8D"/>
    <w:rsid w:val="00871222"/>
    <w:rsid w:val="00872312"/>
    <w:rsid w:val="00873825"/>
    <w:rsid w:val="0087399C"/>
    <w:rsid w:val="00873ACB"/>
    <w:rsid w:val="008745F2"/>
    <w:rsid w:val="00876AA5"/>
    <w:rsid w:val="00877B7B"/>
    <w:rsid w:val="00877BA2"/>
    <w:rsid w:val="00877F0A"/>
    <w:rsid w:val="00877F77"/>
    <w:rsid w:val="00880AC4"/>
    <w:rsid w:val="00880BFB"/>
    <w:rsid w:val="00881949"/>
    <w:rsid w:val="008841C3"/>
    <w:rsid w:val="0088468A"/>
    <w:rsid w:val="00884902"/>
    <w:rsid w:val="00885950"/>
    <w:rsid w:val="008859D3"/>
    <w:rsid w:val="00885D8A"/>
    <w:rsid w:val="00886DC7"/>
    <w:rsid w:val="00886F42"/>
    <w:rsid w:val="00887557"/>
    <w:rsid w:val="00887ED0"/>
    <w:rsid w:val="00891CD9"/>
    <w:rsid w:val="00894419"/>
    <w:rsid w:val="00894444"/>
    <w:rsid w:val="00894F3C"/>
    <w:rsid w:val="008952BD"/>
    <w:rsid w:val="0089588B"/>
    <w:rsid w:val="00895AF9"/>
    <w:rsid w:val="00897408"/>
    <w:rsid w:val="008974F4"/>
    <w:rsid w:val="008A01E0"/>
    <w:rsid w:val="008A0831"/>
    <w:rsid w:val="008A18A3"/>
    <w:rsid w:val="008A2428"/>
    <w:rsid w:val="008A2883"/>
    <w:rsid w:val="008A28E3"/>
    <w:rsid w:val="008A3EA9"/>
    <w:rsid w:val="008A6081"/>
    <w:rsid w:val="008A6931"/>
    <w:rsid w:val="008B0C31"/>
    <w:rsid w:val="008B0DE4"/>
    <w:rsid w:val="008B308D"/>
    <w:rsid w:val="008B5BCF"/>
    <w:rsid w:val="008B6734"/>
    <w:rsid w:val="008B69C8"/>
    <w:rsid w:val="008C03C2"/>
    <w:rsid w:val="008C0F81"/>
    <w:rsid w:val="008C3212"/>
    <w:rsid w:val="008C418E"/>
    <w:rsid w:val="008C5566"/>
    <w:rsid w:val="008C5E0E"/>
    <w:rsid w:val="008D1FB9"/>
    <w:rsid w:val="008D254F"/>
    <w:rsid w:val="008D2903"/>
    <w:rsid w:val="008D2A78"/>
    <w:rsid w:val="008D2E56"/>
    <w:rsid w:val="008D2ED6"/>
    <w:rsid w:val="008D3FDF"/>
    <w:rsid w:val="008D47D4"/>
    <w:rsid w:val="008D4F70"/>
    <w:rsid w:val="008D67CC"/>
    <w:rsid w:val="008D7DBE"/>
    <w:rsid w:val="008E0E92"/>
    <w:rsid w:val="008E1688"/>
    <w:rsid w:val="008E1A2F"/>
    <w:rsid w:val="008E1EE3"/>
    <w:rsid w:val="008E3408"/>
    <w:rsid w:val="008E6060"/>
    <w:rsid w:val="008E7261"/>
    <w:rsid w:val="008E74A0"/>
    <w:rsid w:val="008E760B"/>
    <w:rsid w:val="008F023D"/>
    <w:rsid w:val="008F0909"/>
    <w:rsid w:val="008F0A6A"/>
    <w:rsid w:val="008F0A80"/>
    <w:rsid w:val="008F12F3"/>
    <w:rsid w:val="008F1ADB"/>
    <w:rsid w:val="008F2AE7"/>
    <w:rsid w:val="008F2EF8"/>
    <w:rsid w:val="008F4485"/>
    <w:rsid w:val="008F4A25"/>
    <w:rsid w:val="008F4A61"/>
    <w:rsid w:val="008F60E7"/>
    <w:rsid w:val="008F68AD"/>
    <w:rsid w:val="0090111A"/>
    <w:rsid w:val="00901947"/>
    <w:rsid w:val="00901ECA"/>
    <w:rsid w:val="009024C7"/>
    <w:rsid w:val="009037E5"/>
    <w:rsid w:val="00903DA2"/>
    <w:rsid w:val="009043D1"/>
    <w:rsid w:val="00904730"/>
    <w:rsid w:val="0090519A"/>
    <w:rsid w:val="00905883"/>
    <w:rsid w:val="00906275"/>
    <w:rsid w:val="0090631C"/>
    <w:rsid w:val="00906AE8"/>
    <w:rsid w:val="00907443"/>
    <w:rsid w:val="00907BFB"/>
    <w:rsid w:val="0091007C"/>
    <w:rsid w:val="009104ED"/>
    <w:rsid w:val="009109ED"/>
    <w:rsid w:val="00911236"/>
    <w:rsid w:val="0091321C"/>
    <w:rsid w:val="009133D3"/>
    <w:rsid w:val="00913A8D"/>
    <w:rsid w:val="00913C47"/>
    <w:rsid w:val="00914202"/>
    <w:rsid w:val="00915FF9"/>
    <w:rsid w:val="009167CB"/>
    <w:rsid w:val="00917047"/>
    <w:rsid w:val="009173EF"/>
    <w:rsid w:val="00920EC4"/>
    <w:rsid w:val="00921693"/>
    <w:rsid w:val="0092171F"/>
    <w:rsid w:val="00922BCF"/>
    <w:rsid w:val="009238BF"/>
    <w:rsid w:val="00925158"/>
    <w:rsid w:val="00926894"/>
    <w:rsid w:val="009277E7"/>
    <w:rsid w:val="00932378"/>
    <w:rsid w:val="009334EF"/>
    <w:rsid w:val="009344EF"/>
    <w:rsid w:val="00934961"/>
    <w:rsid w:val="00934AAA"/>
    <w:rsid w:val="00935200"/>
    <w:rsid w:val="0093751E"/>
    <w:rsid w:val="00940608"/>
    <w:rsid w:val="00941354"/>
    <w:rsid w:val="0094244A"/>
    <w:rsid w:val="00942B29"/>
    <w:rsid w:val="0094336D"/>
    <w:rsid w:val="00944B59"/>
    <w:rsid w:val="00944F47"/>
    <w:rsid w:val="009460C2"/>
    <w:rsid w:val="00946F45"/>
    <w:rsid w:val="00947A00"/>
    <w:rsid w:val="00952707"/>
    <w:rsid w:val="009530A5"/>
    <w:rsid w:val="00953A2F"/>
    <w:rsid w:val="00954388"/>
    <w:rsid w:val="0095547C"/>
    <w:rsid w:val="009565EC"/>
    <w:rsid w:val="00960743"/>
    <w:rsid w:val="00960C21"/>
    <w:rsid w:val="00961589"/>
    <w:rsid w:val="0096287A"/>
    <w:rsid w:val="0096327E"/>
    <w:rsid w:val="00963BEC"/>
    <w:rsid w:val="00963D3D"/>
    <w:rsid w:val="00965E08"/>
    <w:rsid w:val="00966BFF"/>
    <w:rsid w:val="00966D32"/>
    <w:rsid w:val="0097054C"/>
    <w:rsid w:val="00973659"/>
    <w:rsid w:val="00974B14"/>
    <w:rsid w:val="00975307"/>
    <w:rsid w:val="00975333"/>
    <w:rsid w:val="00975731"/>
    <w:rsid w:val="00976CBD"/>
    <w:rsid w:val="00977708"/>
    <w:rsid w:val="00977F72"/>
    <w:rsid w:val="00980A41"/>
    <w:rsid w:val="00981BBB"/>
    <w:rsid w:val="00983C69"/>
    <w:rsid w:val="009847CD"/>
    <w:rsid w:val="00984BAB"/>
    <w:rsid w:val="00985A33"/>
    <w:rsid w:val="009866B5"/>
    <w:rsid w:val="00987783"/>
    <w:rsid w:val="0099002D"/>
    <w:rsid w:val="00992559"/>
    <w:rsid w:val="00992766"/>
    <w:rsid w:val="0099276B"/>
    <w:rsid w:val="009927F7"/>
    <w:rsid w:val="009928F7"/>
    <w:rsid w:val="0099297B"/>
    <w:rsid w:val="00993A94"/>
    <w:rsid w:val="00993F1B"/>
    <w:rsid w:val="00995F7C"/>
    <w:rsid w:val="00996211"/>
    <w:rsid w:val="00997F8D"/>
    <w:rsid w:val="009A1042"/>
    <w:rsid w:val="009A2193"/>
    <w:rsid w:val="009A2695"/>
    <w:rsid w:val="009A287C"/>
    <w:rsid w:val="009A367D"/>
    <w:rsid w:val="009A3A02"/>
    <w:rsid w:val="009A49BD"/>
    <w:rsid w:val="009A5755"/>
    <w:rsid w:val="009A70B7"/>
    <w:rsid w:val="009B2180"/>
    <w:rsid w:val="009B3930"/>
    <w:rsid w:val="009B3F64"/>
    <w:rsid w:val="009B5152"/>
    <w:rsid w:val="009B58AB"/>
    <w:rsid w:val="009B6455"/>
    <w:rsid w:val="009C0DE4"/>
    <w:rsid w:val="009C2870"/>
    <w:rsid w:val="009C2CB1"/>
    <w:rsid w:val="009C389E"/>
    <w:rsid w:val="009C3FFE"/>
    <w:rsid w:val="009C613D"/>
    <w:rsid w:val="009C615C"/>
    <w:rsid w:val="009C6D00"/>
    <w:rsid w:val="009C776B"/>
    <w:rsid w:val="009C7867"/>
    <w:rsid w:val="009C7C5A"/>
    <w:rsid w:val="009D0A3F"/>
    <w:rsid w:val="009D0C27"/>
    <w:rsid w:val="009D0E18"/>
    <w:rsid w:val="009D2058"/>
    <w:rsid w:val="009D3107"/>
    <w:rsid w:val="009D4959"/>
    <w:rsid w:val="009D5095"/>
    <w:rsid w:val="009D5570"/>
    <w:rsid w:val="009D662B"/>
    <w:rsid w:val="009D70BE"/>
    <w:rsid w:val="009D7F44"/>
    <w:rsid w:val="009E0F1D"/>
    <w:rsid w:val="009E1B9A"/>
    <w:rsid w:val="009E1E23"/>
    <w:rsid w:val="009E2201"/>
    <w:rsid w:val="009E30E5"/>
    <w:rsid w:val="009E3528"/>
    <w:rsid w:val="009E7A29"/>
    <w:rsid w:val="009E7A2B"/>
    <w:rsid w:val="009F0400"/>
    <w:rsid w:val="009F0D50"/>
    <w:rsid w:val="009F1A5C"/>
    <w:rsid w:val="009F1B63"/>
    <w:rsid w:val="009F2042"/>
    <w:rsid w:val="009F2F90"/>
    <w:rsid w:val="009F3403"/>
    <w:rsid w:val="009F3875"/>
    <w:rsid w:val="009F423B"/>
    <w:rsid w:val="009F4327"/>
    <w:rsid w:val="009F45D6"/>
    <w:rsid w:val="009F4CA3"/>
    <w:rsid w:val="009F4D0F"/>
    <w:rsid w:val="009F5381"/>
    <w:rsid w:val="009F5737"/>
    <w:rsid w:val="009F5F71"/>
    <w:rsid w:val="009F6660"/>
    <w:rsid w:val="009F6D31"/>
    <w:rsid w:val="009F6DFD"/>
    <w:rsid w:val="009F7D96"/>
    <w:rsid w:val="00A00895"/>
    <w:rsid w:val="00A01F6C"/>
    <w:rsid w:val="00A020D2"/>
    <w:rsid w:val="00A0221C"/>
    <w:rsid w:val="00A0227C"/>
    <w:rsid w:val="00A0368C"/>
    <w:rsid w:val="00A03764"/>
    <w:rsid w:val="00A03936"/>
    <w:rsid w:val="00A040C4"/>
    <w:rsid w:val="00A0448A"/>
    <w:rsid w:val="00A05E78"/>
    <w:rsid w:val="00A102A1"/>
    <w:rsid w:val="00A11810"/>
    <w:rsid w:val="00A12303"/>
    <w:rsid w:val="00A12CAB"/>
    <w:rsid w:val="00A12F91"/>
    <w:rsid w:val="00A13F11"/>
    <w:rsid w:val="00A144AA"/>
    <w:rsid w:val="00A145D2"/>
    <w:rsid w:val="00A14C9E"/>
    <w:rsid w:val="00A15FAC"/>
    <w:rsid w:val="00A15FCB"/>
    <w:rsid w:val="00A16B11"/>
    <w:rsid w:val="00A17A00"/>
    <w:rsid w:val="00A20CC1"/>
    <w:rsid w:val="00A21BA4"/>
    <w:rsid w:val="00A21D87"/>
    <w:rsid w:val="00A22522"/>
    <w:rsid w:val="00A22FA9"/>
    <w:rsid w:val="00A240D2"/>
    <w:rsid w:val="00A245CB"/>
    <w:rsid w:val="00A24E13"/>
    <w:rsid w:val="00A270BF"/>
    <w:rsid w:val="00A2791E"/>
    <w:rsid w:val="00A314CA"/>
    <w:rsid w:val="00A3196F"/>
    <w:rsid w:val="00A32735"/>
    <w:rsid w:val="00A33801"/>
    <w:rsid w:val="00A33BF5"/>
    <w:rsid w:val="00A355D2"/>
    <w:rsid w:val="00A3786A"/>
    <w:rsid w:val="00A37C23"/>
    <w:rsid w:val="00A37FED"/>
    <w:rsid w:val="00A417BE"/>
    <w:rsid w:val="00A41C27"/>
    <w:rsid w:val="00A41D8D"/>
    <w:rsid w:val="00A41DF2"/>
    <w:rsid w:val="00A41F26"/>
    <w:rsid w:val="00A42060"/>
    <w:rsid w:val="00A422B2"/>
    <w:rsid w:val="00A43C2F"/>
    <w:rsid w:val="00A440E9"/>
    <w:rsid w:val="00A45FA6"/>
    <w:rsid w:val="00A471B5"/>
    <w:rsid w:val="00A50393"/>
    <w:rsid w:val="00A50491"/>
    <w:rsid w:val="00A51D04"/>
    <w:rsid w:val="00A520CB"/>
    <w:rsid w:val="00A521BD"/>
    <w:rsid w:val="00A53070"/>
    <w:rsid w:val="00A5334F"/>
    <w:rsid w:val="00A551A1"/>
    <w:rsid w:val="00A56476"/>
    <w:rsid w:val="00A57737"/>
    <w:rsid w:val="00A61423"/>
    <w:rsid w:val="00A616A6"/>
    <w:rsid w:val="00A619A3"/>
    <w:rsid w:val="00A61A9E"/>
    <w:rsid w:val="00A63B2D"/>
    <w:rsid w:val="00A63B49"/>
    <w:rsid w:val="00A63D84"/>
    <w:rsid w:val="00A65941"/>
    <w:rsid w:val="00A70B14"/>
    <w:rsid w:val="00A718C5"/>
    <w:rsid w:val="00A71FAF"/>
    <w:rsid w:val="00A723D5"/>
    <w:rsid w:val="00A72406"/>
    <w:rsid w:val="00A731DC"/>
    <w:rsid w:val="00A75CEF"/>
    <w:rsid w:val="00A75E67"/>
    <w:rsid w:val="00A76AB1"/>
    <w:rsid w:val="00A77102"/>
    <w:rsid w:val="00A80864"/>
    <w:rsid w:val="00A80D99"/>
    <w:rsid w:val="00A821BC"/>
    <w:rsid w:val="00A82607"/>
    <w:rsid w:val="00A82AC0"/>
    <w:rsid w:val="00A82B08"/>
    <w:rsid w:val="00A83114"/>
    <w:rsid w:val="00A83151"/>
    <w:rsid w:val="00A839DB"/>
    <w:rsid w:val="00A8529A"/>
    <w:rsid w:val="00A86284"/>
    <w:rsid w:val="00A86743"/>
    <w:rsid w:val="00A87385"/>
    <w:rsid w:val="00A8738F"/>
    <w:rsid w:val="00A90AF7"/>
    <w:rsid w:val="00A939DC"/>
    <w:rsid w:val="00A93DCC"/>
    <w:rsid w:val="00A93F95"/>
    <w:rsid w:val="00A94590"/>
    <w:rsid w:val="00A9478B"/>
    <w:rsid w:val="00A953F5"/>
    <w:rsid w:val="00AA00D7"/>
    <w:rsid w:val="00AA0474"/>
    <w:rsid w:val="00AA0B00"/>
    <w:rsid w:val="00AA0CA9"/>
    <w:rsid w:val="00AA0FCE"/>
    <w:rsid w:val="00AA2994"/>
    <w:rsid w:val="00AA34CC"/>
    <w:rsid w:val="00AA3B43"/>
    <w:rsid w:val="00AA3FDD"/>
    <w:rsid w:val="00AA54C5"/>
    <w:rsid w:val="00AA6653"/>
    <w:rsid w:val="00AA7EE7"/>
    <w:rsid w:val="00AB013B"/>
    <w:rsid w:val="00AB1400"/>
    <w:rsid w:val="00AB17DE"/>
    <w:rsid w:val="00AB18DC"/>
    <w:rsid w:val="00AB32FF"/>
    <w:rsid w:val="00AB3594"/>
    <w:rsid w:val="00AB4A34"/>
    <w:rsid w:val="00AB50CE"/>
    <w:rsid w:val="00AB5FB2"/>
    <w:rsid w:val="00AB63C5"/>
    <w:rsid w:val="00AB63FA"/>
    <w:rsid w:val="00AC07CF"/>
    <w:rsid w:val="00AC1779"/>
    <w:rsid w:val="00AC1790"/>
    <w:rsid w:val="00AC1AC4"/>
    <w:rsid w:val="00AC22B9"/>
    <w:rsid w:val="00AC22C8"/>
    <w:rsid w:val="00AC3AF7"/>
    <w:rsid w:val="00AC46A8"/>
    <w:rsid w:val="00AC59E6"/>
    <w:rsid w:val="00AC5DA4"/>
    <w:rsid w:val="00AD04B9"/>
    <w:rsid w:val="00AD0AA2"/>
    <w:rsid w:val="00AD0B69"/>
    <w:rsid w:val="00AD1884"/>
    <w:rsid w:val="00AD1D9A"/>
    <w:rsid w:val="00AD2943"/>
    <w:rsid w:val="00AD4006"/>
    <w:rsid w:val="00AD4375"/>
    <w:rsid w:val="00AD5DE2"/>
    <w:rsid w:val="00AD5DE7"/>
    <w:rsid w:val="00AD62C6"/>
    <w:rsid w:val="00AD6C1B"/>
    <w:rsid w:val="00AE0429"/>
    <w:rsid w:val="00AE22F2"/>
    <w:rsid w:val="00AE23AA"/>
    <w:rsid w:val="00AE3A71"/>
    <w:rsid w:val="00AE3B53"/>
    <w:rsid w:val="00AE4AAD"/>
    <w:rsid w:val="00AE5CE0"/>
    <w:rsid w:val="00AE5D0C"/>
    <w:rsid w:val="00AE5D68"/>
    <w:rsid w:val="00AE6673"/>
    <w:rsid w:val="00AE6917"/>
    <w:rsid w:val="00AE6D74"/>
    <w:rsid w:val="00AE75B1"/>
    <w:rsid w:val="00AF096F"/>
    <w:rsid w:val="00AF0B3F"/>
    <w:rsid w:val="00AF0E39"/>
    <w:rsid w:val="00AF101E"/>
    <w:rsid w:val="00AF151E"/>
    <w:rsid w:val="00AF1823"/>
    <w:rsid w:val="00AF1F2F"/>
    <w:rsid w:val="00AF2221"/>
    <w:rsid w:val="00AF4D53"/>
    <w:rsid w:val="00AF52E4"/>
    <w:rsid w:val="00AF54D7"/>
    <w:rsid w:val="00AF6DC8"/>
    <w:rsid w:val="00AF6F32"/>
    <w:rsid w:val="00B01594"/>
    <w:rsid w:val="00B0161C"/>
    <w:rsid w:val="00B03031"/>
    <w:rsid w:val="00B035BD"/>
    <w:rsid w:val="00B037B4"/>
    <w:rsid w:val="00B03B99"/>
    <w:rsid w:val="00B045DA"/>
    <w:rsid w:val="00B049EB"/>
    <w:rsid w:val="00B04ECC"/>
    <w:rsid w:val="00B04F29"/>
    <w:rsid w:val="00B04FFF"/>
    <w:rsid w:val="00B057A8"/>
    <w:rsid w:val="00B0675D"/>
    <w:rsid w:val="00B07345"/>
    <w:rsid w:val="00B1137F"/>
    <w:rsid w:val="00B117F0"/>
    <w:rsid w:val="00B11D5F"/>
    <w:rsid w:val="00B132E4"/>
    <w:rsid w:val="00B1365A"/>
    <w:rsid w:val="00B13E58"/>
    <w:rsid w:val="00B15221"/>
    <w:rsid w:val="00B15279"/>
    <w:rsid w:val="00B156B1"/>
    <w:rsid w:val="00B15E9E"/>
    <w:rsid w:val="00B17DA0"/>
    <w:rsid w:val="00B204A8"/>
    <w:rsid w:val="00B20E31"/>
    <w:rsid w:val="00B23FDE"/>
    <w:rsid w:val="00B27199"/>
    <w:rsid w:val="00B27528"/>
    <w:rsid w:val="00B2778D"/>
    <w:rsid w:val="00B30381"/>
    <w:rsid w:val="00B31B57"/>
    <w:rsid w:val="00B3364F"/>
    <w:rsid w:val="00B348A2"/>
    <w:rsid w:val="00B3501F"/>
    <w:rsid w:val="00B35E68"/>
    <w:rsid w:val="00B36EA7"/>
    <w:rsid w:val="00B375A7"/>
    <w:rsid w:val="00B37D5F"/>
    <w:rsid w:val="00B4033A"/>
    <w:rsid w:val="00B40B3B"/>
    <w:rsid w:val="00B414AF"/>
    <w:rsid w:val="00B41D38"/>
    <w:rsid w:val="00B438F2"/>
    <w:rsid w:val="00B45344"/>
    <w:rsid w:val="00B462DA"/>
    <w:rsid w:val="00B50341"/>
    <w:rsid w:val="00B5050A"/>
    <w:rsid w:val="00B50DD1"/>
    <w:rsid w:val="00B51248"/>
    <w:rsid w:val="00B51DFE"/>
    <w:rsid w:val="00B51E4A"/>
    <w:rsid w:val="00B52637"/>
    <w:rsid w:val="00B52738"/>
    <w:rsid w:val="00B52C23"/>
    <w:rsid w:val="00B533A4"/>
    <w:rsid w:val="00B54594"/>
    <w:rsid w:val="00B553B4"/>
    <w:rsid w:val="00B56434"/>
    <w:rsid w:val="00B5698E"/>
    <w:rsid w:val="00B60723"/>
    <w:rsid w:val="00B6250B"/>
    <w:rsid w:val="00B63D43"/>
    <w:rsid w:val="00B64B75"/>
    <w:rsid w:val="00B654EA"/>
    <w:rsid w:val="00B66DFE"/>
    <w:rsid w:val="00B6719A"/>
    <w:rsid w:val="00B67ECF"/>
    <w:rsid w:val="00B7020D"/>
    <w:rsid w:val="00B7026C"/>
    <w:rsid w:val="00B76682"/>
    <w:rsid w:val="00B773E2"/>
    <w:rsid w:val="00B779BA"/>
    <w:rsid w:val="00B8085F"/>
    <w:rsid w:val="00B80BF6"/>
    <w:rsid w:val="00B813E3"/>
    <w:rsid w:val="00B81C3A"/>
    <w:rsid w:val="00B81C51"/>
    <w:rsid w:val="00B81DE8"/>
    <w:rsid w:val="00B81E51"/>
    <w:rsid w:val="00B825A4"/>
    <w:rsid w:val="00B82EA6"/>
    <w:rsid w:val="00B83388"/>
    <w:rsid w:val="00B835DB"/>
    <w:rsid w:val="00B848EA"/>
    <w:rsid w:val="00B85F83"/>
    <w:rsid w:val="00B86DB9"/>
    <w:rsid w:val="00B86E55"/>
    <w:rsid w:val="00B8711F"/>
    <w:rsid w:val="00B9094D"/>
    <w:rsid w:val="00B90F34"/>
    <w:rsid w:val="00B91249"/>
    <w:rsid w:val="00B919BD"/>
    <w:rsid w:val="00B91E1A"/>
    <w:rsid w:val="00B926B6"/>
    <w:rsid w:val="00B9378B"/>
    <w:rsid w:val="00B93F53"/>
    <w:rsid w:val="00B93F6D"/>
    <w:rsid w:val="00B943A5"/>
    <w:rsid w:val="00B969C4"/>
    <w:rsid w:val="00B97913"/>
    <w:rsid w:val="00B97CAD"/>
    <w:rsid w:val="00BA1385"/>
    <w:rsid w:val="00BA6553"/>
    <w:rsid w:val="00BA66E4"/>
    <w:rsid w:val="00BA7025"/>
    <w:rsid w:val="00BA7C94"/>
    <w:rsid w:val="00BB0CCB"/>
    <w:rsid w:val="00BB146F"/>
    <w:rsid w:val="00BB228E"/>
    <w:rsid w:val="00BB3010"/>
    <w:rsid w:val="00BB31EA"/>
    <w:rsid w:val="00BB3304"/>
    <w:rsid w:val="00BB53E7"/>
    <w:rsid w:val="00BB5777"/>
    <w:rsid w:val="00BB58FC"/>
    <w:rsid w:val="00BB6E51"/>
    <w:rsid w:val="00BB7667"/>
    <w:rsid w:val="00BC0344"/>
    <w:rsid w:val="00BC12ED"/>
    <w:rsid w:val="00BC1CA8"/>
    <w:rsid w:val="00BC3D79"/>
    <w:rsid w:val="00BC5214"/>
    <w:rsid w:val="00BC53EB"/>
    <w:rsid w:val="00BC59B7"/>
    <w:rsid w:val="00BC5B22"/>
    <w:rsid w:val="00BC7165"/>
    <w:rsid w:val="00BC7DEF"/>
    <w:rsid w:val="00BD06FE"/>
    <w:rsid w:val="00BD1A11"/>
    <w:rsid w:val="00BD208B"/>
    <w:rsid w:val="00BD2EF5"/>
    <w:rsid w:val="00BD3E18"/>
    <w:rsid w:val="00BD3E28"/>
    <w:rsid w:val="00BD6068"/>
    <w:rsid w:val="00BD6A73"/>
    <w:rsid w:val="00BD6C8B"/>
    <w:rsid w:val="00BD7B45"/>
    <w:rsid w:val="00BD7DF7"/>
    <w:rsid w:val="00BE0516"/>
    <w:rsid w:val="00BE0E66"/>
    <w:rsid w:val="00BE1BA4"/>
    <w:rsid w:val="00BE261C"/>
    <w:rsid w:val="00BE37C0"/>
    <w:rsid w:val="00BE3FD0"/>
    <w:rsid w:val="00BE4704"/>
    <w:rsid w:val="00BE5044"/>
    <w:rsid w:val="00BE7CFD"/>
    <w:rsid w:val="00BF0FE3"/>
    <w:rsid w:val="00BF3182"/>
    <w:rsid w:val="00BF3C73"/>
    <w:rsid w:val="00BF63AF"/>
    <w:rsid w:val="00BF6D49"/>
    <w:rsid w:val="00C008FE"/>
    <w:rsid w:val="00C01419"/>
    <w:rsid w:val="00C04823"/>
    <w:rsid w:val="00C04851"/>
    <w:rsid w:val="00C0582D"/>
    <w:rsid w:val="00C0711D"/>
    <w:rsid w:val="00C071F1"/>
    <w:rsid w:val="00C07A77"/>
    <w:rsid w:val="00C10A79"/>
    <w:rsid w:val="00C10ECA"/>
    <w:rsid w:val="00C113A6"/>
    <w:rsid w:val="00C115FB"/>
    <w:rsid w:val="00C12374"/>
    <w:rsid w:val="00C133B1"/>
    <w:rsid w:val="00C13507"/>
    <w:rsid w:val="00C14D0E"/>
    <w:rsid w:val="00C159C9"/>
    <w:rsid w:val="00C15DBB"/>
    <w:rsid w:val="00C16373"/>
    <w:rsid w:val="00C16578"/>
    <w:rsid w:val="00C16ECB"/>
    <w:rsid w:val="00C17280"/>
    <w:rsid w:val="00C173DA"/>
    <w:rsid w:val="00C20FF6"/>
    <w:rsid w:val="00C21D86"/>
    <w:rsid w:val="00C23B0D"/>
    <w:rsid w:val="00C251A6"/>
    <w:rsid w:val="00C25285"/>
    <w:rsid w:val="00C3092F"/>
    <w:rsid w:val="00C3205B"/>
    <w:rsid w:val="00C32430"/>
    <w:rsid w:val="00C3381B"/>
    <w:rsid w:val="00C33A73"/>
    <w:rsid w:val="00C33B1D"/>
    <w:rsid w:val="00C344FF"/>
    <w:rsid w:val="00C347BB"/>
    <w:rsid w:val="00C34D0A"/>
    <w:rsid w:val="00C350B6"/>
    <w:rsid w:val="00C37C60"/>
    <w:rsid w:val="00C42388"/>
    <w:rsid w:val="00C42CFC"/>
    <w:rsid w:val="00C4399E"/>
    <w:rsid w:val="00C453A5"/>
    <w:rsid w:val="00C46867"/>
    <w:rsid w:val="00C47819"/>
    <w:rsid w:val="00C50039"/>
    <w:rsid w:val="00C50099"/>
    <w:rsid w:val="00C515B9"/>
    <w:rsid w:val="00C52FB8"/>
    <w:rsid w:val="00C52FF8"/>
    <w:rsid w:val="00C55927"/>
    <w:rsid w:val="00C56E56"/>
    <w:rsid w:val="00C57B68"/>
    <w:rsid w:val="00C60257"/>
    <w:rsid w:val="00C628ED"/>
    <w:rsid w:val="00C642FB"/>
    <w:rsid w:val="00C6562A"/>
    <w:rsid w:val="00C662F9"/>
    <w:rsid w:val="00C667E3"/>
    <w:rsid w:val="00C66E97"/>
    <w:rsid w:val="00C66ECC"/>
    <w:rsid w:val="00C67095"/>
    <w:rsid w:val="00C70A80"/>
    <w:rsid w:val="00C70F8F"/>
    <w:rsid w:val="00C7133B"/>
    <w:rsid w:val="00C7233A"/>
    <w:rsid w:val="00C72A48"/>
    <w:rsid w:val="00C72D98"/>
    <w:rsid w:val="00C73145"/>
    <w:rsid w:val="00C749E7"/>
    <w:rsid w:val="00C74AA0"/>
    <w:rsid w:val="00C74E63"/>
    <w:rsid w:val="00C754B4"/>
    <w:rsid w:val="00C755ED"/>
    <w:rsid w:val="00C75B5F"/>
    <w:rsid w:val="00C769A0"/>
    <w:rsid w:val="00C76E97"/>
    <w:rsid w:val="00C77320"/>
    <w:rsid w:val="00C844C3"/>
    <w:rsid w:val="00C8525E"/>
    <w:rsid w:val="00C858FB"/>
    <w:rsid w:val="00C866EF"/>
    <w:rsid w:val="00C86808"/>
    <w:rsid w:val="00C87AC2"/>
    <w:rsid w:val="00C91FEA"/>
    <w:rsid w:val="00C933CE"/>
    <w:rsid w:val="00C94B27"/>
    <w:rsid w:val="00C94D55"/>
    <w:rsid w:val="00C951A2"/>
    <w:rsid w:val="00C963EB"/>
    <w:rsid w:val="00C9642D"/>
    <w:rsid w:val="00C964DE"/>
    <w:rsid w:val="00C96601"/>
    <w:rsid w:val="00C96A3C"/>
    <w:rsid w:val="00C96A6E"/>
    <w:rsid w:val="00C97DDD"/>
    <w:rsid w:val="00C97EB8"/>
    <w:rsid w:val="00CA1243"/>
    <w:rsid w:val="00CA1FE8"/>
    <w:rsid w:val="00CA266F"/>
    <w:rsid w:val="00CA2FD3"/>
    <w:rsid w:val="00CA3A7A"/>
    <w:rsid w:val="00CA5014"/>
    <w:rsid w:val="00CA5C36"/>
    <w:rsid w:val="00CA5CE6"/>
    <w:rsid w:val="00CA619F"/>
    <w:rsid w:val="00CA650A"/>
    <w:rsid w:val="00CA697B"/>
    <w:rsid w:val="00CA77B0"/>
    <w:rsid w:val="00CA7CF4"/>
    <w:rsid w:val="00CB0154"/>
    <w:rsid w:val="00CB1359"/>
    <w:rsid w:val="00CB15FC"/>
    <w:rsid w:val="00CB1B73"/>
    <w:rsid w:val="00CB1DA9"/>
    <w:rsid w:val="00CB2A03"/>
    <w:rsid w:val="00CB3CFC"/>
    <w:rsid w:val="00CB43CA"/>
    <w:rsid w:val="00CB492C"/>
    <w:rsid w:val="00CB5AEE"/>
    <w:rsid w:val="00CB67D7"/>
    <w:rsid w:val="00CB6C22"/>
    <w:rsid w:val="00CC0098"/>
    <w:rsid w:val="00CC06EA"/>
    <w:rsid w:val="00CC0775"/>
    <w:rsid w:val="00CC0AB4"/>
    <w:rsid w:val="00CC1AC3"/>
    <w:rsid w:val="00CC1B8C"/>
    <w:rsid w:val="00CC2B8A"/>
    <w:rsid w:val="00CC3051"/>
    <w:rsid w:val="00CC3B73"/>
    <w:rsid w:val="00CC4ECC"/>
    <w:rsid w:val="00CC53A4"/>
    <w:rsid w:val="00CC5939"/>
    <w:rsid w:val="00CC5D15"/>
    <w:rsid w:val="00CC666B"/>
    <w:rsid w:val="00CC7859"/>
    <w:rsid w:val="00CD093F"/>
    <w:rsid w:val="00CD1643"/>
    <w:rsid w:val="00CD164F"/>
    <w:rsid w:val="00CD2303"/>
    <w:rsid w:val="00CD33D9"/>
    <w:rsid w:val="00CD34EA"/>
    <w:rsid w:val="00CD5D84"/>
    <w:rsid w:val="00CD5F1E"/>
    <w:rsid w:val="00CD6757"/>
    <w:rsid w:val="00CD67F8"/>
    <w:rsid w:val="00CD6CBC"/>
    <w:rsid w:val="00CE0302"/>
    <w:rsid w:val="00CE060A"/>
    <w:rsid w:val="00CE1D14"/>
    <w:rsid w:val="00CE24B1"/>
    <w:rsid w:val="00CE25C4"/>
    <w:rsid w:val="00CE2B1F"/>
    <w:rsid w:val="00CE3662"/>
    <w:rsid w:val="00CE38C5"/>
    <w:rsid w:val="00CE3FEF"/>
    <w:rsid w:val="00CE4163"/>
    <w:rsid w:val="00CE4DFB"/>
    <w:rsid w:val="00CE5626"/>
    <w:rsid w:val="00CE5769"/>
    <w:rsid w:val="00CE5A13"/>
    <w:rsid w:val="00CE5F30"/>
    <w:rsid w:val="00CE63DC"/>
    <w:rsid w:val="00CE6C1A"/>
    <w:rsid w:val="00CE7FCF"/>
    <w:rsid w:val="00CF0F8B"/>
    <w:rsid w:val="00CF1369"/>
    <w:rsid w:val="00CF185F"/>
    <w:rsid w:val="00CF2364"/>
    <w:rsid w:val="00CF2DAC"/>
    <w:rsid w:val="00CF3112"/>
    <w:rsid w:val="00CF31AD"/>
    <w:rsid w:val="00CF352E"/>
    <w:rsid w:val="00CF36D3"/>
    <w:rsid w:val="00CF381F"/>
    <w:rsid w:val="00CF3941"/>
    <w:rsid w:val="00CF3942"/>
    <w:rsid w:val="00CF48E4"/>
    <w:rsid w:val="00CF4FED"/>
    <w:rsid w:val="00CF52EA"/>
    <w:rsid w:val="00CF53D2"/>
    <w:rsid w:val="00CF74D5"/>
    <w:rsid w:val="00D00D4A"/>
    <w:rsid w:val="00D01FFF"/>
    <w:rsid w:val="00D027EA"/>
    <w:rsid w:val="00D03144"/>
    <w:rsid w:val="00D033A0"/>
    <w:rsid w:val="00D0500A"/>
    <w:rsid w:val="00D06280"/>
    <w:rsid w:val="00D072E0"/>
    <w:rsid w:val="00D0785B"/>
    <w:rsid w:val="00D07B3A"/>
    <w:rsid w:val="00D07C3E"/>
    <w:rsid w:val="00D07FF7"/>
    <w:rsid w:val="00D1010C"/>
    <w:rsid w:val="00D10550"/>
    <w:rsid w:val="00D107D3"/>
    <w:rsid w:val="00D10A3C"/>
    <w:rsid w:val="00D1212B"/>
    <w:rsid w:val="00D12A55"/>
    <w:rsid w:val="00D136CA"/>
    <w:rsid w:val="00D137D0"/>
    <w:rsid w:val="00D1399A"/>
    <w:rsid w:val="00D13BAE"/>
    <w:rsid w:val="00D14C17"/>
    <w:rsid w:val="00D1561C"/>
    <w:rsid w:val="00D15F90"/>
    <w:rsid w:val="00D162AB"/>
    <w:rsid w:val="00D2123D"/>
    <w:rsid w:val="00D217E4"/>
    <w:rsid w:val="00D221E9"/>
    <w:rsid w:val="00D22617"/>
    <w:rsid w:val="00D230E5"/>
    <w:rsid w:val="00D23CFA"/>
    <w:rsid w:val="00D2580C"/>
    <w:rsid w:val="00D25D95"/>
    <w:rsid w:val="00D25E7E"/>
    <w:rsid w:val="00D26B18"/>
    <w:rsid w:val="00D275FF"/>
    <w:rsid w:val="00D276E9"/>
    <w:rsid w:val="00D27A03"/>
    <w:rsid w:val="00D27B46"/>
    <w:rsid w:val="00D33C69"/>
    <w:rsid w:val="00D34178"/>
    <w:rsid w:val="00D366A0"/>
    <w:rsid w:val="00D36C2B"/>
    <w:rsid w:val="00D37384"/>
    <w:rsid w:val="00D374D5"/>
    <w:rsid w:val="00D403A6"/>
    <w:rsid w:val="00D40D5E"/>
    <w:rsid w:val="00D41463"/>
    <w:rsid w:val="00D41E4B"/>
    <w:rsid w:val="00D4234B"/>
    <w:rsid w:val="00D43070"/>
    <w:rsid w:val="00D43296"/>
    <w:rsid w:val="00D437B8"/>
    <w:rsid w:val="00D4417E"/>
    <w:rsid w:val="00D4444A"/>
    <w:rsid w:val="00D4466E"/>
    <w:rsid w:val="00D448D2"/>
    <w:rsid w:val="00D44A5A"/>
    <w:rsid w:val="00D45243"/>
    <w:rsid w:val="00D45395"/>
    <w:rsid w:val="00D460F5"/>
    <w:rsid w:val="00D46884"/>
    <w:rsid w:val="00D46E09"/>
    <w:rsid w:val="00D4732D"/>
    <w:rsid w:val="00D4767F"/>
    <w:rsid w:val="00D51433"/>
    <w:rsid w:val="00D51646"/>
    <w:rsid w:val="00D52477"/>
    <w:rsid w:val="00D52AFF"/>
    <w:rsid w:val="00D52D34"/>
    <w:rsid w:val="00D53523"/>
    <w:rsid w:val="00D539B3"/>
    <w:rsid w:val="00D546BD"/>
    <w:rsid w:val="00D56D7B"/>
    <w:rsid w:val="00D57292"/>
    <w:rsid w:val="00D57795"/>
    <w:rsid w:val="00D57D54"/>
    <w:rsid w:val="00D57F0C"/>
    <w:rsid w:val="00D61154"/>
    <w:rsid w:val="00D623C6"/>
    <w:rsid w:val="00D62BAD"/>
    <w:rsid w:val="00D6318A"/>
    <w:rsid w:val="00D63237"/>
    <w:rsid w:val="00D63CBF"/>
    <w:rsid w:val="00D66223"/>
    <w:rsid w:val="00D679C8"/>
    <w:rsid w:val="00D707D2"/>
    <w:rsid w:val="00D71503"/>
    <w:rsid w:val="00D716A5"/>
    <w:rsid w:val="00D7173D"/>
    <w:rsid w:val="00D71F44"/>
    <w:rsid w:val="00D7264D"/>
    <w:rsid w:val="00D7290B"/>
    <w:rsid w:val="00D73D0B"/>
    <w:rsid w:val="00D75F98"/>
    <w:rsid w:val="00D761F0"/>
    <w:rsid w:val="00D7687B"/>
    <w:rsid w:val="00D76B64"/>
    <w:rsid w:val="00D76C62"/>
    <w:rsid w:val="00D77D9C"/>
    <w:rsid w:val="00D80542"/>
    <w:rsid w:val="00D80A97"/>
    <w:rsid w:val="00D8166F"/>
    <w:rsid w:val="00D823DA"/>
    <w:rsid w:val="00D8321F"/>
    <w:rsid w:val="00D833AA"/>
    <w:rsid w:val="00D83FF7"/>
    <w:rsid w:val="00D847F5"/>
    <w:rsid w:val="00D85305"/>
    <w:rsid w:val="00D857DB"/>
    <w:rsid w:val="00D85CD7"/>
    <w:rsid w:val="00D87D05"/>
    <w:rsid w:val="00D87FB1"/>
    <w:rsid w:val="00D90014"/>
    <w:rsid w:val="00D92A7A"/>
    <w:rsid w:val="00D93C01"/>
    <w:rsid w:val="00D93DA3"/>
    <w:rsid w:val="00D9543D"/>
    <w:rsid w:val="00D95C4B"/>
    <w:rsid w:val="00D96397"/>
    <w:rsid w:val="00D965E8"/>
    <w:rsid w:val="00D97A51"/>
    <w:rsid w:val="00DA06CE"/>
    <w:rsid w:val="00DA166F"/>
    <w:rsid w:val="00DA20EA"/>
    <w:rsid w:val="00DA6602"/>
    <w:rsid w:val="00DA695E"/>
    <w:rsid w:val="00DA7587"/>
    <w:rsid w:val="00DA7C6B"/>
    <w:rsid w:val="00DB01BB"/>
    <w:rsid w:val="00DB07CE"/>
    <w:rsid w:val="00DB0A05"/>
    <w:rsid w:val="00DB0BF1"/>
    <w:rsid w:val="00DB19CC"/>
    <w:rsid w:val="00DB24ED"/>
    <w:rsid w:val="00DB2E2E"/>
    <w:rsid w:val="00DB35CC"/>
    <w:rsid w:val="00DB5A88"/>
    <w:rsid w:val="00DB74EA"/>
    <w:rsid w:val="00DB7AA5"/>
    <w:rsid w:val="00DC0151"/>
    <w:rsid w:val="00DC0D63"/>
    <w:rsid w:val="00DC1201"/>
    <w:rsid w:val="00DC1FFD"/>
    <w:rsid w:val="00DC28DF"/>
    <w:rsid w:val="00DC2EC7"/>
    <w:rsid w:val="00DC534A"/>
    <w:rsid w:val="00DC77F1"/>
    <w:rsid w:val="00DD0538"/>
    <w:rsid w:val="00DD069C"/>
    <w:rsid w:val="00DD14DB"/>
    <w:rsid w:val="00DD15E0"/>
    <w:rsid w:val="00DD1894"/>
    <w:rsid w:val="00DD1D10"/>
    <w:rsid w:val="00DD38F0"/>
    <w:rsid w:val="00DD3CC6"/>
    <w:rsid w:val="00DD418C"/>
    <w:rsid w:val="00DD5246"/>
    <w:rsid w:val="00DD633B"/>
    <w:rsid w:val="00DD680E"/>
    <w:rsid w:val="00DD7AE8"/>
    <w:rsid w:val="00DD7B96"/>
    <w:rsid w:val="00DE0969"/>
    <w:rsid w:val="00DE0974"/>
    <w:rsid w:val="00DE0DC8"/>
    <w:rsid w:val="00DE1B37"/>
    <w:rsid w:val="00DE1DA7"/>
    <w:rsid w:val="00DE215F"/>
    <w:rsid w:val="00DE2532"/>
    <w:rsid w:val="00DE2D5D"/>
    <w:rsid w:val="00DE2F66"/>
    <w:rsid w:val="00DE329C"/>
    <w:rsid w:val="00DE3A80"/>
    <w:rsid w:val="00DE3E10"/>
    <w:rsid w:val="00DE3FC1"/>
    <w:rsid w:val="00DE45EC"/>
    <w:rsid w:val="00DE469B"/>
    <w:rsid w:val="00DE5CE5"/>
    <w:rsid w:val="00DE7C84"/>
    <w:rsid w:val="00DE7D41"/>
    <w:rsid w:val="00DF1C42"/>
    <w:rsid w:val="00DF2D7C"/>
    <w:rsid w:val="00DF362B"/>
    <w:rsid w:val="00DF3655"/>
    <w:rsid w:val="00DF400F"/>
    <w:rsid w:val="00DF526E"/>
    <w:rsid w:val="00DF59CB"/>
    <w:rsid w:val="00DF5F09"/>
    <w:rsid w:val="00DF5FC6"/>
    <w:rsid w:val="00DF6086"/>
    <w:rsid w:val="00DF6410"/>
    <w:rsid w:val="00DF7BEC"/>
    <w:rsid w:val="00E01EA3"/>
    <w:rsid w:val="00E021BE"/>
    <w:rsid w:val="00E031C9"/>
    <w:rsid w:val="00E03642"/>
    <w:rsid w:val="00E03B37"/>
    <w:rsid w:val="00E04837"/>
    <w:rsid w:val="00E05D71"/>
    <w:rsid w:val="00E05F88"/>
    <w:rsid w:val="00E061F0"/>
    <w:rsid w:val="00E069FB"/>
    <w:rsid w:val="00E10972"/>
    <w:rsid w:val="00E11618"/>
    <w:rsid w:val="00E12209"/>
    <w:rsid w:val="00E132A4"/>
    <w:rsid w:val="00E138AF"/>
    <w:rsid w:val="00E145EB"/>
    <w:rsid w:val="00E14921"/>
    <w:rsid w:val="00E154CF"/>
    <w:rsid w:val="00E15E26"/>
    <w:rsid w:val="00E15F9B"/>
    <w:rsid w:val="00E16494"/>
    <w:rsid w:val="00E16A31"/>
    <w:rsid w:val="00E17E02"/>
    <w:rsid w:val="00E20009"/>
    <w:rsid w:val="00E202B0"/>
    <w:rsid w:val="00E20E4B"/>
    <w:rsid w:val="00E2232B"/>
    <w:rsid w:val="00E23A8D"/>
    <w:rsid w:val="00E249C4"/>
    <w:rsid w:val="00E24A46"/>
    <w:rsid w:val="00E27203"/>
    <w:rsid w:val="00E27E72"/>
    <w:rsid w:val="00E3223B"/>
    <w:rsid w:val="00E32501"/>
    <w:rsid w:val="00E34E9D"/>
    <w:rsid w:val="00E3518C"/>
    <w:rsid w:val="00E35250"/>
    <w:rsid w:val="00E36B77"/>
    <w:rsid w:val="00E37D7C"/>
    <w:rsid w:val="00E37DD2"/>
    <w:rsid w:val="00E40348"/>
    <w:rsid w:val="00E40900"/>
    <w:rsid w:val="00E41880"/>
    <w:rsid w:val="00E41A92"/>
    <w:rsid w:val="00E42C92"/>
    <w:rsid w:val="00E43224"/>
    <w:rsid w:val="00E43C5E"/>
    <w:rsid w:val="00E4680F"/>
    <w:rsid w:val="00E4739F"/>
    <w:rsid w:val="00E47980"/>
    <w:rsid w:val="00E47BBD"/>
    <w:rsid w:val="00E51448"/>
    <w:rsid w:val="00E51E8C"/>
    <w:rsid w:val="00E5209F"/>
    <w:rsid w:val="00E5231F"/>
    <w:rsid w:val="00E5275F"/>
    <w:rsid w:val="00E52B73"/>
    <w:rsid w:val="00E52DF5"/>
    <w:rsid w:val="00E5393B"/>
    <w:rsid w:val="00E53A9F"/>
    <w:rsid w:val="00E5490C"/>
    <w:rsid w:val="00E54B5C"/>
    <w:rsid w:val="00E55368"/>
    <w:rsid w:val="00E56BFF"/>
    <w:rsid w:val="00E575BB"/>
    <w:rsid w:val="00E60D72"/>
    <w:rsid w:val="00E61708"/>
    <w:rsid w:val="00E62A98"/>
    <w:rsid w:val="00E633B1"/>
    <w:rsid w:val="00E6499B"/>
    <w:rsid w:val="00E656A1"/>
    <w:rsid w:val="00E66606"/>
    <w:rsid w:val="00E67081"/>
    <w:rsid w:val="00E67185"/>
    <w:rsid w:val="00E671DE"/>
    <w:rsid w:val="00E67A61"/>
    <w:rsid w:val="00E70C0D"/>
    <w:rsid w:val="00E722B1"/>
    <w:rsid w:val="00E73105"/>
    <w:rsid w:val="00E73395"/>
    <w:rsid w:val="00E738C6"/>
    <w:rsid w:val="00E74C56"/>
    <w:rsid w:val="00E74E82"/>
    <w:rsid w:val="00E75F0F"/>
    <w:rsid w:val="00E76860"/>
    <w:rsid w:val="00E76CB1"/>
    <w:rsid w:val="00E77118"/>
    <w:rsid w:val="00E77EC4"/>
    <w:rsid w:val="00E816C2"/>
    <w:rsid w:val="00E82150"/>
    <w:rsid w:val="00E82919"/>
    <w:rsid w:val="00E82A15"/>
    <w:rsid w:val="00E82A88"/>
    <w:rsid w:val="00E82FF5"/>
    <w:rsid w:val="00E83587"/>
    <w:rsid w:val="00E84A40"/>
    <w:rsid w:val="00E84EAC"/>
    <w:rsid w:val="00E85B64"/>
    <w:rsid w:val="00E9071B"/>
    <w:rsid w:val="00E9310A"/>
    <w:rsid w:val="00E93114"/>
    <w:rsid w:val="00E93AB4"/>
    <w:rsid w:val="00E93C38"/>
    <w:rsid w:val="00E93F7A"/>
    <w:rsid w:val="00E941A2"/>
    <w:rsid w:val="00E959B5"/>
    <w:rsid w:val="00E96143"/>
    <w:rsid w:val="00E96AF2"/>
    <w:rsid w:val="00E972A4"/>
    <w:rsid w:val="00EA1D21"/>
    <w:rsid w:val="00EA3FAD"/>
    <w:rsid w:val="00EA5264"/>
    <w:rsid w:val="00EA554C"/>
    <w:rsid w:val="00EA581D"/>
    <w:rsid w:val="00EA7901"/>
    <w:rsid w:val="00EA7D08"/>
    <w:rsid w:val="00EB1223"/>
    <w:rsid w:val="00EB180C"/>
    <w:rsid w:val="00EB2DD3"/>
    <w:rsid w:val="00EB5756"/>
    <w:rsid w:val="00EB63BE"/>
    <w:rsid w:val="00EB6848"/>
    <w:rsid w:val="00EB6A6C"/>
    <w:rsid w:val="00EB7BEC"/>
    <w:rsid w:val="00EB7F80"/>
    <w:rsid w:val="00EB7FDF"/>
    <w:rsid w:val="00EC065C"/>
    <w:rsid w:val="00EC24CC"/>
    <w:rsid w:val="00EC42ED"/>
    <w:rsid w:val="00EC46F5"/>
    <w:rsid w:val="00EC5560"/>
    <w:rsid w:val="00EC69CD"/>
    <w:rsid w:val="00EC73F1"/>
    <w:rsid w:val="00EC7E61"/>
    <w:rsid w:val="00ED169D"/>
    <w:rsid w:val="00ED249B"/>
    <w:rsid w:val="00ED2954"/>
    <w:rsid w:val="00ED3716"/>
    <w:rsid w:val="00ED3836"/>
    <w:rsid w:val="00ED39A1"/>
    <w:rsid w:val="00ED424D"/>
    <w:rsid w:val="00ED50CA"/>
    <w:rsid w:val="00ED559B"/>
    <w:rsid w:val="00ED569A"/>
    <w:rsid w:val="00ED587A"/>
    <w:rsid w:val="00ED5D06"/>
    <w:rsid w:val="00ED6112"/>
    <w:rsid w:val="00ED6FF4"/>
    <w:rsid w:val="00ED711C"/>
    <w:rsid w:val="00EE04A8"/>
    <w:rsid w:val="00EE09A8"/>
    <w:rsid w:val="00EE1017"/>
    <w:rsid w:val="00EE1524"/>
    <w:rsid w:val="00EE1B41"/>
    <w:rsid w:val="00EE27AA"/>
    <w:rsid w:val="00EE2D18"/>
    <w:rsid w:val="00EE2DCD"/>
    <w:rsid w:val="00EE3DC1"/>
    <w:rsid w:val="00EE4BCC"/>
    <w:rsid w:val="00EE4DF1"/>
    <w:rsid w:val="00EE527B"/>
    <w:rsid w:val="00EE6648"/>
    <w:rsid w:val="00EE6BDA"/>
    <w:rsid w:val="00EE7B82"/>
    <w:rsid w:val="00EF23C5"/>
    <w:rsid w:val="00EF297F"/>
    <w:rsid w:val="00EF3200"/>
    <w:rsid w:val="00EF37DA"/>
    <w:rsid w:val="00EF3D80"/>
    <w:rsid w:val="00EF6F77"/>
    <w:rsid w:val="00EF6F91"/>
    <w:rsid w:val="00EF73BF"/>
    <w:rsid w:val="00F0005F"/>
    <w:rsid w:val="00F0094B"/>
    <w:rsid w:val="00F00CA7"/>
    <w:rsid w:val="00F0192D"/>
    <w:rsid w:val="00F01BF6"/>
    <w:rsid w:val="00F02336"/>
    <w:rsid w:val="00F04861"/>
    <w:rsid w:val="00F05A4C"/>
    <w:rsid w:val="00F07B41"/>
    <w:rsid w:val="00F105CF"/>
    <w:rsid w:val="00F1081E"/>
    <w:rsid w:val="00F10AB0"/>
    <w:rsid w:val="00F11736"/>
    <w:rsid w:val="00F119AD"/>
    <w:rsid w:val="00F1246D"/>
    <w:rsid w:val="00F12972"/>
    <w:rsid w:val="00F134C8"/>
    <w:rsid w:val="00F13D05"/>
    <w:rsid w:val="00F14EF6"/>
    <w:rsid w:val="00F165E3"/>
    <w:rsid w:val="00F1683D"/>
    <w:rsid w:val="00F16F7D"/>
    <w:rsid w:val="00F203F1"/>
    <w:rsid w:val="00F22A6B"/>
    <w:rsid w:val="00F2455F"/>
    <w:rsid w:val="00F254A2"/>
    <w:rsid w:val="00F25619"/>
    <w:rsid w:val="00F25ADA"/>
    <w:rsid w:val="00F25B12"/>
    <w:rsid w:val="00F25B2E"/>
    <w:rsid w:val="00F25EFE"/>
    <w:rsid w:val="00F26D3F"/>
    <w:rsid w:val="00F2705F"/>
    <w:rsid w:val="00F273F3"/>
    <w:rsid w:val="00F274F6"/>
    <w:rsid w:val="00F27713"/>
    <w:rsid w:val="00F27B27"/>
    <w:rsid w:val="00F327F3"/>
    <w:rsid w:val="00F32B6A"/>
    <w:rsid w:val="00F35654"/>
    <w:rsid w:val="00F3565B"/>
    <w:rsid w:val="00F36983"/>
    <w:rsid w:val="00F3727B"/>
    <w:rsid w:val="00F37454"/>
    <w:rsid w:val="00F37CF7"/>
    <w:rsid w:val="00F41462"/>
    <w:rsid w:val="00F41A8C"/>
    <w:rsid w:val="00F424A5"/>
    <w:rsid w:val="00F428A7"/>
    <w:rsid w:val="00F43238"/>
    <w:rsid w:val="00F432F6"/>
    <w:rsid w:val="00F43318"/>
    <w:rsid w:val="00F43537"/>
    <w:rsid w:val="00F449D0"/>
    <w:rsid w:val="00F44FF1"/>
    <w:rsid w:val="00F457AC"/>
    <w:rsid w:val="00F4589C"/>
    <w:rsid w:val="00F45C1A"/>
    <w:rsid w:val="00F507F1"/>
    <w:rsid w:val="00F51C1F"/>
    <w:rsid w:val="00F522CB"/>
    <w:rsid w:val="00F53AD3"/>
    <w:rsid w:val="00F53D8D"/>
    <w:rsid w:val="00F53F35"/>
    <w:rsid w:val="00F54660"/>
    <w:rsid w:val="00F55C2F"/>
    <w:rsid w:val="00F56B47"/>
    <w:rsid w:val="00F60339"/>
    <w:rsid w:val="00F60B66"/>
    <w:rsid w:val="00F614A0"/>
    <w:rsid w:val="00F6198C"/>
    <w:rsid w:val="00F61CDF"/>
    <w:rsid w:val="00F61F75"/>
    <w:rsid w:val="00F628E6"/>
    <w:rsid w:val="00F63BFF"/>
    <w:rsid w:val="00F641F8"/>
    <w:rsid w:val="00F64A8B"/>
    <w:rsid w:val="00F656A8"/>
    <w:rsid w:val="00F659E2"/>
    <w:rsid w:val="00F6664A"/>
    <w:rsid w:val="00F66A5D"/>
    <w:rsid w:val="00F67495"/>
    <w:rsid w:val="00F67D5C"/>
    <w:rsid w:val="00F67E2F"/>
    <w:rsid w:val="00F70B9D"/>
    <w:rsid w:val="00F71193"/>
    <w:rsid w:val="00F71753"/>
    <w:rsid w:val="00F72233"/>
    <w:rsid w:val="00F7229A"/>
    <w:rsid w:val="00F72602"/>
    <w:rsid w:val="00F72652"/>
    <w:rsid w:val="00F73B84"/>
    <w:rsid w:val="00F7425F"/>
    <w:rsid w:val="00F7430E"/>
    <w:rsid w:val="00F74994"/>
    <w:rsid w:val="00F750D8"/>
    <w:rsid w:val="00F754E8"/>
    <w:rsid w:val="00F756BE"/>
    <w:rsid w:val="00F75CC4"/>
    <w:rsid w:val="00F75DBE"/>
    <w:rsid w:val="00F760E4"/>
    <w:rsid w:val="00F77EC3"/>
    <w:rsid w:val="00F807C8"/>
    <w:rsid w:val="00F81434"/>
    <w:rsid w:val="00F81667"/>
    <w:rsid w:val="00F81B2A"/>
    <w:rsid w:val="00F81BCC"/>
    <w:rsid w:val="00F861F9"/>
    <w:rsid w:val="00F874CC"/>
    <w:rsid w:val="00F87DAD"/>
    <w:rsid w:val="00F906E0"/>
    <w:rsid w:val="00F907A0"/>
    <w:rsid w:val="00F9131A"/>
    <w:rsid w:val="00F91ADA"/>
    <w:rsid w:val="00F92825"/>
    <w:rsid w:val="00F93C7D"/>
    <w:rsid w:val="00F93EF8"/>
    <w:rsid w:val="00F955EF"/>
    <w:rsid w:val="00F95BF1"/>
    <w:rsid w:val="00F968E1"/>
    <w:rsid w:val="00F97305"/>
    <w:rsid w:val="00FA0073"/>
    <w:rsid w:val="00FA0114"/>
    <w:rsid w:val="00FA0A38"/>
    <w:rsid w:val="00FA1F7A"/>
    <w:rsid w:val="00FA225D"/>
    <w:rsid w:val="00FA22D2"/>
    <w:rsid w:val="00FA233A"/>
    <w:rsid w:val="00FA2E96"/>
    <w:rsid w:val="00FA2FBD"/>
    <w:rsid w:val="00FA3E10"/>
    <w:rsid w:val="00FA4A23"/>
    <w:rsid w:val="00FA4BD4"/>
    <w:rsid w:val="00FA4DB8"/>
    <w:rsid w:val="00FA5410"/>
    <w:rsid w:val="00FA6243"/>
    <w:rsid w:val="00FA64A2"/>
    <w:rsid w:val="00FA7CBE"/>
    <w:rsid w:val="00FB03B3"/>
    <w:rsid w:val="00FB0F09"/>
    <w:rsid w:val="00FB134C"/>
    <w:rsid w:val="00FB29BD"/>
    <w:rsid w:val="00FB30C3"/>
    <w:rsid w:val="00FB3B3C"/>
    <w:rsid w:val="00FB4F2C"/>
    <w:rsid w:val="00FB5035"/>
    <w:rsid w:val="00FB5111"/>
    <w:rsid w:val="00FB5A10"/>
    <w:rsid w:val="00FB5A1D"/>
    <w:rsid w:val="00FB5AFD"/>
    <w:rsid w:val="00FB5E4C"/>
    <w:rsid w:val="00FC0956"/>
    <w:rsid w:val="00FC0B09"/>
    <w:rsid w:val="00FC13BD"/>
    <w:rsid w:val="00FC1AD2"/>
    <w:rsid w:val="00FC36BC"/>
    <w:rsid w:val="00FC44FF"/>
    <w:rsid w:val="00FC4A56"/>
    <w:rsid w:val="00FC5533"/>
    <w:rsid w:val="00FC5B3F"/>
    <w:rsid w:val="00FC5E04"/>
    <w:rsid w:val="00FC5F7C"/>
    <w:rsid w:val="00FC6E85"/>
    <w:rsid w:val="00FC741B"/>
    <w:rsid w:val="00FC75E5"/>
    <w:rsid w:val="00FC7714"/>
    <w:rsid w:val="00FC7916"/>
    <w:rsid w:val="00FC7CF6"/>
    <w:rsid w:val="00FC7D09"/>
    <w:rsid w:val="00FD0D7B"/>
    <w:rsid w:val="00FD16F0"/>
    <w:rsid w:val="00FD1C5E"/>
    <w:rsid w:val="00FD296B"/>
    <w:rsid w:val="00FD3950"/>
    <w:rsid w:val="00FD4594"/>
    <w:rsid w:val="00FE094C"/>
    <w:rsid w:val="00FE3F9C"/>
    <w:rsid w:val="00FE48B8"/>
    <w:rsid w:val="00FE4C17"/>
    <w:rsid w:val="00FE4D3A"/>
    <w:rsid w:val="00FE4F85"/>
    <w:rsid w:val="00FE544B"/>
    <w:rsid w:val="00FF0194"/>
    <w:rsid w:val="00FF09D5"/>
    <w:rsid w:val="00FF0DFB"/>
    <w:rsid w:val="00FF0EAC"/>
    <w:rsid w:val="00FF34A6"/>
    <w:rsid w:val="00FF3574"/>
    <w:rsid w:val="00FF3DCF"/>
    <w:rsid w:val="00FF49D0"/>
    <w:rsid w:val="00FF4C93"/>
    <w:rsid w:val="00FF60B0"/>
    <w:rsid w:val="00FF60F6"/>
    <w:rsid w:val="00FF6586"/>
    <w:rsid w:val="00FF71F9"/>
    <w:rsid w:val="00FF7536"/>
    <w:rsid w:val="00FF7C69"/>
    <w:rsid w:val="0114ADC5"/>
    <w:rsid w:val="013EDE28"/>
    <w:rsid w:val="0174CFE7"/>
    <w:rsid w:val="017958D6"/>
    <w:rsid w:val="024ACC5E"/>
    <w:rsid w:val="024DCC4E"/>
    <w:rsid w:val="02A2C48C"/>
    <w:rsid w:val="02AA2532"/>
    <w:rsid w:val="02C1E136"/>
    <w:rsid w:val="034EA6CB"/>
    <w:rsid w:val="036184E9"/>
    <w:rsid w:val="03AD83D2"/>
    <w:rsid w:val="03E01C8D"/>
    <w:rsid w:val="048064AE"/>
    <w:rsid w:val="04A79FB9"/>
    <w:rsid w:val="04BDAB80"/>
    <w:rsid w:val="056E0B1B"/>
    <w:rsid w:val="05E9D841"/>
    <w:rsid w:val="064CC9F9"/>
    <w:rsid w:val="0667C25B"/>
    <w:rsid w:val="06B08288"/>
    <w:rsid w:val="06BAF431"/>
    <w:rsid w:val="06CD698B"/>
    <w:rsid w:val="06D983FB"/>
    <w:rsid w:val="0740B42A"/>
    <w:rsid w:val="07CE1137"/>
    <w:rsid w:val="07CFA4CE"/>
    <w:rsid w:val="081D46FE"/>
    <w:rsid w:val="0841993F"/>
    <w:rsid w:val="08664E0C"/>
    <w:rsid w:val="0918800A"/>
    <w:rsid w:val="09CF2326"/>
    <w:rsid w:val="0A38F83B"/>
    <w:rsid w:val="0AE6C605"/>
    <w:rsid w:val="0B722688"/>
    <w:rsid w:val="0B7E596D"/>
    <w:rsid w:val="0BE2B507"/>
    <w:rsid w:val="0C19B3F8"/>
    <w:rsid w:val="0C350DDF"/>
    <w:rsid w:val="0C3715CD"/>
    <w:rsid w:val="0C9B8E0D"/>
    <w:rsid w:val="0CC88B8F"/>
    <w:rsid w:val="0CFD6B04"/>
    <w:rsid w:val="0D731E1B"/>
    <w:rsid w:val="0DC55E6A"/>
    <w:rsid w:val="0F4876A8"/>
    <w:rsid w:val="0FD49A2D"/>
    <w:rsid w:val="1000C3C9"/>
    <w:rsid w:val="104A8015"/>
    <w:rsid w:val="112874AA"/>
    <w:rsid w:val="11D64394"/>
    <w:rsid w:val="12A48651"/>
    <w:rsid w:val="132DC510"/>
    <w:rsid w:val="1335649B"/>
    <w:rsid w:val="13D0BF26"/>
    <w:rsid w:val="13D7E263"/>
    <w:rsid w:val="14412BD6"/>
    <w:rsid w:val="14BC3B7F"/>
    <w:rsid w:val="14C3C363"/>
    <w:rsid w:val="15A243DD"/>
    <w:rsid w:val="15A93FDC"/>
    <w:rsid w:val="15AF3DA1"/>
    <w:rsid w:val="15B9B165"/>
    <w:rsid w:val="1610B711"/>
    <w:rsid w:val="165DFC10"/>
    <w:rsid w:val="16B85540"/>
    <w:rsid w:val="16E2903B"/>
    <w:rsid w:val="1874D5E2"/>
    <w:rsid w:val="188C15AC"/>
    <w:rsid w:val="189C10ED"/>
    <w:rsid w:val="194B4198"/>
    <w:rsid w:val="197F6DEA"/>
    <w:rsid w:val="199FD4C2"/>
    <w:rsid w:val="19CB85FB"/>
    <w:rsid w:val="19E9DA77"/>
    <w:rsid w:val="1A70A9A4"/>
    <w:rsid w:val="1B769A15"/>
    <w:rsid w:val="1B85C563"/>
    <w:rsid w:val="1CA1FF04"/>
    <w:rsid w:val="1D24B677"/>
    <w:rsid w:val="1D40BF21"/>
    <w:rsid w:val="1D92D832"/>
    <w:rsid w:val="1DB9E167"/>
    <w:rsid w:val="1DCA84C6"/>
    <w:rsid w:val="1DDA5ED7"/>
    <w:rsid w:val="1DF587EF"/>
    <w:rsid w:val="1E5B0D1E"/>
    <w:rsid w:val="1E7FA9BE"/>
    <w:rsid w:val="1F89083E"/>
    <w:rsid w:val="204CC327"/>
    <w:rsid w:val="20FB351C"/>
    <w:rsid w:val="21570A98"/>
    <w:rsid w:val="216C78D9"/>
    <w:rsid w:val="21FDD506"/>
    <w:rsid w:val="2219CA82"/>
    <w:rsid w:val="22D24979"/>
    <w:rsid w:val="23274C4F"/>
    <w:rsid w:val="2334A9BF"/>
    <w:rsid w:val="23375EB1"/>
    <w:rsid w:val="234FF3B3"/>
    <w:rsid w:val="23590F2E"/>
    <w:rsid w:val="2362EA5A"/>
    <w:rsid w:val="23B7BA5F"/>
    <w:rsid w:val="23E94B68"/>
    <w:rsid w:val="23FC2569"/>
    <w:rsid w:val="2411838D"/>
    <w:rsid w:val="2438975A"/>
    <w:rsid w:val="247341C3"/>
    <w:rsid w:val="24C6E5EE"/>
    <w:rsid w:val="26A0BCD2"/>
    <w:rsid w:val="27323294"/>
    <w:rsid w:val="2733F801"/>
    <w:rsid w:val="27518114"/>
    <w:rsid w:val="276947B0"/>
    <w:rsid w:val="27C5305A"/>
    <w:rsid w:val="27F04036"/>
    <w:rsid w:val="29B9D862"/>
    <w:rsid w:val="2A49AADD"/>
    <w:rsid w:val="2AAF74D2"/>
    <w:rsid w:val="2AE7B411"/>
    <w:rsid w:val="2AFB8EFE"/>
    <w:rsid w:val="2B1BD99D"/>
    <w:rsid w:val="2B34BB19"/>
    <w:rsid w:val="2B68D140"/>
    <w:rsid w:val="2B89F0C0"/>
    <w:rsid w:val="2B9C3349"/>
    <w:rsid w:val="2C1A74FB"/>
    <w:rsid w:val="2C252508"/>
    <w:rsid w:val="2C41A669"/>
    <w:rsid w:val="2C47360F"/>
    <w:rsid w:val="2CDFD9A6"/>
    <w:rsid w:val="2D34A790"/>
    <w:rsid w:val="2DD75A44"/>
    <w:rsid w:val="2EEB900F"/>
    <w:rsid w:val="2F4B4C8F"/>
    <w:rsid w:val="2F7C08B7"/>
    <w:rsid w:val="2F892BD4"/>
    <w:rsid w:val="2FD2133F"/>
    <w:rsid w:val="3072C102"/>
    <w:rsid w:val="30800A62"/>
    <w:rsid w:val="311D4180"/>
    <w:rsid w:val="3132DD0D"/>
    <w:rsid w:val="318839F2"/>
    <w:rsid w:val="31D3C61E"/>
    <w:rsid w:val="31D94C4C"/>
    <w:rsid w:val="3263D1A2"/>
    <w:rsid w:val="32696148"/>
    <w:rsid w:val="32A0B3CD"/>
    <w:rsid w:val="3321AD6E"/>
    <w:rsid w:val="33661562"/>
    <w:rsid w:val="33FFA203"/>
    <w:rsid w:val="34156E46"/>
    <w:rsid w:val="350D8877"/>
    <w:rsid w:val="3552EFA0"/>
    <w:rsid w:val="35956171"/>
    <w:rsid w:val="3622A853"/>
    <w:rsid w:val="367833EC"/>
    <w:rsid w:val="36915F6B"/>
    <w:rsid w:val="36BC9780"/>
    <w:rsid w:val="373EFD7A"/>
    <w:rsid w:val="378E7B42"/>
    <w:rsid w:val="37E055CA"/>
    <w:rsid w:val="37FF0455"/>
    <w:rsid w:val="38163379"/>
    <w:rsid w:val="3823886C"/>
    <w:rsid w:val="382934B8"/>
    <w:rsid w:val="38302524"/>
    <w:rsid w:val="385E7758"/>
    <w:rsid w:val="387D8CE8"/>
    <w:rsid w:val="396D7D25"/>
    <w:rsid w:val="39EF18D6"/>
    <w:rsid w:val="3A2D512F"/>
    <w:rsid w:val="3A32A36C"/>
    <w:rsid w:val="3A85B89C"/>
    <w:rsid w:val="3B42B373"/>
    <w:rsid w:val="3C2AA25D"/>
    <w:rsid w:val="3C5DFBE9"/>
    <w:rsid w:val="3C5F8F80"/>
    <w:rsid w:val="3C65AB0B"/>
    <w:rsid w:val="3CABDB82"/>
    <w:rsid w:val="3D2BED14"/>
    <w:rsid w:val="3D3BF07E"/>
    <w:rsid w:val="3D62BC4A"/>
    <w:rsid w:val="3DD86F61"/>
    <w:rsid w:val="3DE9BF68"/>
    <w:rsid w:val="3DF932B7"/>
    <w:rsid w:val="3E2D834A"/>
    <w:rsid w:val="3E31ABAF"/>
    <w:rsid w:val="3E7B352A"/>
    <w:rsid w:val="3F27FE58"/>
    <w:rsid w:val="3F4848F7"/>
    <w:rsid w:val="3F579628"/>
    <w:rsid w:val="4018347B"/>
    <w:rsid w:val="40A61E68"/>
    <w:rsid w:val="41566E53"/>
    <w:rsid w:val="422432E5"/>
    <w:rsid w:val="429FA456"/>
    <w:rsid w:val="42A071C1"/>
    <w:rsid w:val="42F5DA39"/>
    <w:rsid w:val="4319F9A9"/>
    <w:rsid w:val="434E3D89"/>
    <w:rsid w:val="43A2E94D"/>
    <w:rsid w:val="43A896B9"/>
    <w:rsid w:val="43AF8725"/>
    <w:rsid w:val="440B7B62"/>
    <w:rsid w:val="44245CC5"/>
    <w:rsid w:val="4496D49E"/>
    <w:rsid w:val="44C4A5E1"/>
    <w:rsid w:val="44E05F14"/>
    <w:rsid w:val="4511C2A7"/>
    <w:rsid w:val="4524F7D7"/>
    <w:rsid w:val="456BE089"/>
    <w:rsid w:val="4589CE43"/>
    <w:rsid w:val="4592E9BE"/>
    <w:rsid w:val="45D1B98F"/>
    <w:rsid w:val="4608055D"/>
    <w:rsid w:val="464B35E4"/>
    <w:rsid w:val="46AB2535"/>
    <w:rsid w:val="477C67E2"/>
    <w:rsid w:val="479A68B1"/>
    <w:rsid w:val="47B580CF"/>
    <w:rsid w:val="47E66ECD"/>
    <w:rsid w:val="48114658"/>
    <w:rsid w:val="4836E9AF"/>
    <w:rsid w:val="48B106F4"/>
    <w:rsid w:val="48BC76D7"/>
    <w:rsid w:val="48F5BF7F"/>
    <w:rsid w:val="49251264"/>
    <w:rsid w:val="4945679B"/>
    <w:rsid w:val="497AEA1B"/>
    <w:rsid w:val="49A428F7"/>
    <w:rsid w:val="49F2D2D9"/>
    <w:rsid w:val="4A68204E"/>
    <w:rsid w:val="4A84489B"/>
    <w:rsid w:val="4AA66F15"/>
    <w:rsid w:val="4ABE5214"/>
    <w:rsid w:val="4AE598B2"/>
    <w:rsid w:val="4BFF0C91"/>
    <w:rsid w:val="4C664D90"/>
    <w:rsid w:val="4CB5722B"/>
    <w:rsid w:val="4CE2ECF6"/>
    <w:rsid w:val="4D08722B"/>
    <w:rsid w:val="4D0BEE69"/>
    <w:rsid w:val="4D2F886F"/>
    <w:rsid w:val="4D9CFD69"/>
    <w:rsid w:val="4DCF9327"/>
    <w:rsid w:val="4DEE7685"/>
    <w:rsid w:val="4E14EEBD"/>
    <w:rsid w:val="4F06B1FC"/>
    <w:rsid w:val="4FC38711"/>
    <w:rsid w:val="50636A8B"/>
    <w:rsid w:val="508F7FFE"/>
    <w:rsid w:val="50A7EAC5"/>
    <w:rsid w:val="50B4EC24"/>
    <w:rsid w:val="51E67831"/>
    <w:rsid w:val="51F164AC"/>
    <w:rsid w:val="52418364"/>
    <w:rsid w:val="52BDAE30"/>
    <w:rsid w:val="52DB0F0A"/>
    <w:rsid w:val="53C122FB"/>
    <w:rsid w:val="53CC741D"/>
    <w:rsid w:val="53D2533A"/>
    <w:rsid w:val="53D884F0"/>
    <w:rsid w:val="5418F2F0"/>
    <w:rsid w:val="56EEAC23"/>
    <w:rsid w:val="57473036"/>
    <w:rsid w:val="5782B19B"/>
    <w:rsid w:val="57902334"/>
    <w:rsid w:val="57A660D1"/>
    <w:rsid w:val="582DF0CF"/>
    <w:rsid w:val="5876D935"/>
    <w:rsid w:val="58C657F8"/>
    <w:rsid w:val="58E4DC2F"/>
    <w:rsid w:val="58F261D8"/>
    <w:rsid w:val="5ACBD118"/>
    <w:rsid w:val="5ACD5C19"/>
    <w:rsid w:val="5AE5BC48"/>
    <w:rsid w:val="5B2D0584"/>
    <w:rsid w:val="5B759E73"/>
    <w:rsid w:val="5C2E1D6A"/>
    <w:rsid w:val="5C3FEFB9"/>
    <w:rsid w:val="5CBF932C"/>
    <w:rsid w:val="5CF0E5D1"/>
    <w:rsid w:val="5D2AF045"/>
    <w:rsid w:val="5DF9E625"/>
    <w:rsid w:val="5EF7293A"/>
    <w:rsid w:val="5FFC90C3"/>
    <w:rsid w:val="602399F8"/>
    <w:rsid w:val="605064A9"/>
    <w:rsid w:val="61CAEA72"/>
    <w:rsid w:val="61CD4B31"/>
    <w:rsid w:val="61FDFCC1"/>
    <w:rsid w:val="6315AC53"/>
    <w:rsid w:val="631D2582"/>
    <w:rsid w:val="6334FAD3"/>
    <w:rsid w:val="634603D4"/>
    <w:rsid w:val="634D2711"/>
    <w:rsid w:val="63F36E17"/>
    <w:rsid w:val="641257F0"/>
    <w:rsid w:val="64370440"/>
    <w:rsid w:val="648F8853"/>
    <w:rsid w:val="64EF45CE"/>
    <w:rsid w:val="651C4DE8"/>
    <w:rsid w:val="652E4775"/>
    <w:rsid w:val="659B16E1"/>
    <w:rsid w:val="65CB0F54"/>
    <w:rsid w:val="662D344C"/>
    <w:rsid w:val="6648AEF6"/>
    <w:rsid w:val="66A12C8E"/>
    <w:rsid w:val="66BDE93D"/>
    <w:rsid w:val="670A8F4E"/>
    <w:rsid w:val="6712A210"/>
    <w:rsid w:val="6721D11F"/>
    <w:rsid w:val="686096F5"/>
    <w:rsid w:val="68A2F29B"/>
    <w:rsid w:val="68C50E3A"/>
    <w:rsid w:val="68E4FFC5"/>
    <w:rsid w:val="694CB248"/>
    <w:rsid w:val="6958B9A3"/>
    <w:rsid w:val="69767587"/>
    <w:rsid w:val="69BB39A5"/>
    <w:rsid w:val="69D8CD50"/>
    <w:rsid w:val="69ECBF1B"/>
    <w:rsid w:val="6A002501"/>
    <w:rsid w:val="6A1CBC8D"/>
    <w:rsid w:val="6A4E9D0D"/>
    <w:rsid w:val="6A6E56AF"/>
    <w:rsid w:val="6ADE89D0"/>
    <w:rsid w:val="6B0796D6"/>
    <w:rsid w:val="6B1DC4C3"/>
    <w:rsid w:val="6B6B11FC"/>
    <w:rsid w:val="6B8A607C"/>
    <w:rsid w:val="6BE54D07"/>
    <w:rsid w:val="6C4AC166"/>
    <w:rsid w:val="6C5A68A6"/>
    <w:rsid w:val="6C64272C"/>
    <w:rsid w:val="6C67E5D2"/>
    <w:rsid w:val="6CBD1B79"/>
    <w:rsid w:val="6CF13C38"/>
    <w:rsid w:val="6D9B1AA6"/>
    <w:rsid w:val="6E061318"/>
    <w:rsid w:val="6E24984A"/>
    <w:rsid w:val="6E73B16B"/>
    <w:rsid w:val="6E7B1211"/>
    <w:rsid w:val="6E82C22E"/>
    <w:rsid w:val="6E842D8C"/>
    <w:rsid w:val="701853CA"/>
    <w:rsid w:val="70576E13"/>
    <w:rsid w:val="7091D01F"/>
    <w:rsid w:val="70C249DF"/>
    <w:rsid w:val="71331F53"/>
    <w:rsid w:val="7198C293"/>
    <w:rsid w:val="71D58290"/>
    <w:rsid w:val="726FAF26"/>
    <w:rsid w:val="72A04410"/>
    <w:rsid w:val="73260EA1"/>
    <w:rsid w:val="7356E554"/>
    <w:rsid w:val="735C81AD"/>
    <w:rsid w:val="736BC446"/>
    <w:rsid w:val="737A3C96"/>
    <w:rsid w:val="73D47503"/>
    <w:rsid w:val="73E5ED43"/>
    <w:rsid w:val="7514468F"/>
    <w:rsid w:val="7515A850"/>
    <w:rsid w:val="75493C2F"/>
    <w:rsid w:val="762D57E2"/>
    <w:rsid w:val="76975ECD"/>
    <w:rsid w:val="7697C46F"/>
    <w:rsid w:val="76D0FA02"/>
    <w:rsid w:val="7718BE10"/>
    <w:rsid w:val="7723D1C9"/>
    <w:rsid w:val="77416574"/>
    <w:rsid w:val="77946574"/>
    <w:rsid w:val="77E0BC0E"/>
    <w:rsid w:val="781B01D0"/>
    <w:rsid w:val="784FEEF3"/>
    <w:rsid w:val="78D6DCE1"/>
    <w:rsid w:val="7A77A355"/>
    <w:rsid w:val="7A9A4CF4"/>
    <w:rsid w:val="7B11C673"/>
    <w:rsid w:val="7B6A5C94"/>
    <w:rsid w:val="7B8006D6"/>
    <w:rsid w:val="7B81FDF4"/>
    <w:rsid w:val="7BDD00AA"/>
    <w:rsid w:val="7C465C0D"/>
    <w:rsid w:val="7C7DE043"/>
    <w:rsid w:val="7C895ABE"/>
    <w:rsid w:val="7CA8A93E"/>
    <w:rsid w:val="7D3FF587"/>
    <w:rsid w:val="7D635DDC"/>
    <w:rsid w:val="7D730617"/>
    <w:rsid w:val="7D925497"/>
    <w:rsid w:val="7DA65C8D"/>
    <w:rsid w:val="7DD70E1D"/>
    <w:rsid w:val="7E3CF1BB"/>
    <w:rsid w:val="7EC7B47A"/>
    <w:rsid w:val="7F68776D"/>
    <w:rsid w:val="7F803371"/>
    <w:rsid w:val="7F80DDFE"/>
    <w:rsid w:val="7F96C085"/>
    <w:rsid w:val="7FAF2931"/>
    <w:rsid w:val="7FC5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943F01"/>
  <w15:chartTrackingRefBased/>
  <w15:docId w15:val="{153ACAD4-9E4D-452F-9B06-AFFD27EBF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14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36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6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C77F1"/>
    <w:pPr>
      <w:ind w:left="720"/>
      <w:contextualSpacing/>
    </w:pPr>
    <w:rPr>
      <w:lang w:val="id-ID"/>
    </w:rPr>
  </w:style>
  <w:style w:type="character" w:customStyle="1" w:styleId="hgkelc">
    <w:name w:val="hgkelc"/>
    <w:basedOn w:val="DefaultParagraphFont"/>
    <w:rsid w:val="00A41DF2"/>
  </w:style>
  <w:style w:type="character" w:styleId="Emphasis">
    <w:name w:val="Emphasis"/>
    <w:basedOn w:val="DefaultParagraphFont"/>
    <w:uiPriority w:val="20"/>
    <w:qFormat/>
    <w:rsid w:val="000650E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74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E74C56"/>
  </w:style>
  <w:style w:type="paragraph" w:styleId="Header">
    <w:name w:val="header"/>
    <w:basedOn w:val="Normal"/>
    <w:link w:val="HeaderChar"/>
    <w:uiPriority w:val="99"/>
    <w:unhideWhenUsed/>
    <w:rsid w:val="00BD6A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A73"/>
  </w:style>
  <w:style w:type="paragraph" w:styleId="Footer">
    <w:name w:val="footer"/>
    <w:basedOn w:val="Normal"/>
    <w:link w:val="FooterChar"/>
    <w:uiPriority w:val="99"/>
    <w:unhideWhenUsed/>
    <w:rsid w:val="00BD6A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A73"/>
  </w:style>
  <w:style w:type="character" w:styleId="CommentReference">
    <w:name w:val="annotation reference"/>
    <w:basedOn w:val="DefaultParagraphFont"/>
    <w:uiPriority w:val="99"/>
    <w:semiHidden/>
    <w:unhideWhenUsed/>
    <w:rsid w:val="008D25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25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D25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25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254F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53FBF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0530D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ED169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D169D"/>
    <w:pPr>
      <w:tabs>
        <w:tab w:val="right" w:leader="dot" w:pos="9016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03A1C1CEE5024E873211EE0224F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A1967-09A4-884E-ABC5-8C0C984DB09B}"/>
      </w:docPartPr>
      <w:docPartBody>
        <w:p w:rsidR="0060175E" w:rsidRDefault="0060175E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53D"/>
    <w:rsid w:val="00217D0E"/>
    <w:rsid w:val="0060175E"/>
    <w:rsid w:val="00A6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htt</b:Tag>
    <b:SourceType>InternetSite</b:SourceType>
    <b:Guid>{A14F2853-5AE1-4FF7-8C67-A8B278AF2F44}</b:Guid>
    <b:URL>https://www.tinewss.com/indonesia-news/pr-1853617768/penggunaan-internet-di-indonesia-pada-tahun-2022#:~:text=TiNewss.Com%20%2D%20Ada%20204%2C,populasi%20pada%20awal%20tahun%202022.</b:URL>
    <b:Title>Penggunaan Internet di Indonesia Pada Tahun 2022</b:Title>
    <b:Author>
      <b:Author>
        <b:NameList>
          <b:Person>
            <b:Last>Nuryama</b:Last>
            <b:First>Rauf</b:First>
          </b:Person>
        </b:NameList>
      </b:Author>
    </b:Author>
    <b:InternetSiteTitle>Tinewss.com</b:InternetSiteTitle>
    <b:Year>2022</b:Year>
    <b:Month>June</b:Month>
    <b:Day>14</b:Day>
    <b:RefOrder>3</b:RefOrder>
  </b:Source>
  <b:Source>
    <b:Tag>Wid</b:Tag>
    <b:SourceType>InternetSite</b:SourceType>
    <b:Guid>{8B1BC42B-A256-46D0-AE02-7CC154A670AE}</b:Guid>
    <b:Author>
      <b:Author>
        <b:NameList>
          <b:Person>
            <b:Last>Kurniasih</b:Last>
            <b:First>Wida</b:First>
          </b:Person>
        </b:NameList>
      </b:Author>
    </b:Author>
    <b:Title>Pengertian Hoaks: Sejarah, Jenis, Contoh, Penyebab dan Cara Menghindarinya</b:Title>
    <b:InternetSiteTitle>gramedia.com</b:InternetSiteTitle>
    <b:URL>https://www.gramedia.com/literasi/pengertian-hoaks/#1_Menurut_KBBI</b:URL>
    <b:RefOrder>4</b:RefOrder>
  </b:Source>
  <b:Source>
    <b:Tag>Mut18</b:Tag>
    <b:SourceType>InternetSite</b:SourceType>
    <b:Guid>{DA76F279-17EA-4C6B-A862-C520E96C6AE1}</b:Guid>
    <b:Author>
      <b:Author>
        <b:NameList>
          <b:Person>
            <b:Last>Ramadhani</b:Last>
            <b:First>Mutia</b:First>
          </b:Person>
        </b:NameList>
      </b:Author>
    </b:Author>
    <b:Title>Mengapa Hoaks Lebih Cepat Menyebar?</b:Title>
    <b:InternetSiteTitle>republika.co.id</b:InternetSiteTitle>
    <b:Year>2018 </b:Year>
    <b:Month>July</b:Month>
    <b:Day>9</b:Day>
    <b:URL>https://www.republika.co.id/berita/trendtek/internet/18/07/09/pbkvq3430-mengapa-hoaks-lebih-cepat-menyebar </b:URL>
    <b:RefOrder>5</b:RefOrder>
  </b:Source>
  <b:Source>
    <b:Tag>leg</b:Tag>
    <b:SourceType>InternetSite</b:SourceType>
    <b:Guid>{03D26F03-E9E0-114E-AA79-784EFD85DF9C}</b:Guid>
    <b:Title>legalku</b:Title>
    <b:InternetSiteTitle>legalku.com</b:InternetSiteTitle>
    <b:URL>https://www.legalku.com/pasal-penyebar-hoax/#!</b:URL>
    <b:RefOrder>6</b:RefOrder>
  </b:Source>
  <b:Source>
    <b:Tag>Ari19</b:Tag>
    <b:SourceType>JournalArticle</b:SourceType>
    <b:Guid>{44E27E06-6EB3-48AB-9ACB-D4518414AEEC}</b:Guid>
    <b:Title>Chatbot Development To Display Hoax News On LINE </b:Title>
    <b:JournalName>Informatics Journal</b:JournalName>
    <b:Year>2019</b:Year>
    <b:Pages>6</b:Pages>
    <b:Author>
      <b:Author>
        <b:NameList>
          <b:Person>
            <b:Last>Arita</b:Last>
            <b:First>Azzyati</b:First>
          </b:Person>
          <b:Person>
            <b:Last>Alif Finandhita</b:Last>
          </b:Person>
        </b:NameList>
      </b:Author>
    </b:Author>
    <b:RefOrder>2</b:RefOrder>
  </b:Source>
  <b:Source>
    <b:Tag>Fra22</b:Tag>
    <b:SourceType>InternetSite</b:SourceType>
    <b:Guid>{EBAC2B90-E7DA-4CAD-A11E-9BAF209603FA}</b:Guid>
    <b:Title>Hingga Awal 2022, Kominfo Temukan 9.564 Hoaks</b:Title>
    <b:Year>2022</b:Year>
    <b:Author>
      <b:Author>
        <b:NameList>
          <b:Person>
            <b:Last>Rosana</b:Last>
            <b:First>Fransisca</b:First>
            <b:Middle>Christy</b:Middle>
          </b:Person>
        </b:NameList>
      </b:Author>
    </b:Author>
    <b:Publisher>https://bisnis.tempo.co/read/1558213/hingga-awal-2022-kominfo-temukan-9-546-hoaks-di-internet</b:Publisher>
    <b:City>Retrieved from</b:City>
    <b:InternetSiteTitle>TEMPO.CO</b:InternetSiteTitle>
    <b:Month>February</b:Month>
    <b:Day>7</b:Day>
    <b:URL>https://bisnis.tempo.co/read/1619610/kominfo-blokir-552-ribu-lebih-konten-judi-online-sejak-2018</b:URL>
    <b:RefOrder>1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423A6D19F2AC41B2AFD0C366C2EE05" ma:contentTypeVersion="9" ma:contentTypeDescription="Create a new document." ma:contentTypeScope="" ma:versionID="caaed94f870212497630eaaf2033f44f">
  <xsd:schema xmlns:xsd="http://www.w3.org/2001/XMLSchema" xmlns:xs="http://www.w3.org/2001/XMLSchema" xmlns:p="http://schemas.microsoft.com/office/2006/metadata/properties" xmlns:ns3="fe9cc7ba-5910-4fa0-aa10-4af727b12153" xmlns:ns4="8da37629-794d-4b6e-ae3e-70610cd8357e" targetNamespace="http://schemas.microsoft.com/office/2006/metadata/properties" ma:root="true" ma:fieldsID="0d07cfdf323661873d21986982b93604" ns3:_="" ns4:_="">
    <xsd:import namespace="fe9cc7ba-5910-4fa0-aa10-4af727b12153"/>
    <xsd:import namespace="8da37629-794d-4b6e-ae3e-70610cd835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cc7ba-5910-4fa0-aa10-4af727b121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a37629-794d-4b6e-ae3e-70610cd8357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68FBE2-CF0F-2A46-A64B-B5D2258034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3A3CCD5-2442-44C1-A8F4-FD56C8E0E9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802677-CBAC-4FFC-8247-F2226AF447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E4FACFE-0DA8-4448-A0C5-3696D2DA6F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cc7ba-5910-4fa0-aa10-4af727b12153"/>
    <ds:schemaRef ds:uri="8da37629-794d-4b6e-ae3e-70610cd835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3611</Words>
  <Characters>20585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24148</CharactersWithSpaces>
  <SharedDoc>false</SharedDoc>
  <HLinks>
    <vt:vector size="54" baseType="variant">
      <vt:variant>
        <vt:i4>1507376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_Toc110604134</vt:lpwstr>
      </vt:variant>
      <vt:variant>
        <vt:i4>1507376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_Toc110604133</vt:lpwstr>
      </vt:variant>
      <vt:variant>
        <vt:i4>1507376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_Toc110604132</vt:lpwstr>
      </vt:variant>
      <vt:variant>
        <vt:i4>1507376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_Toc110604131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_Toc110604130</vt:lpwstr>
      </vt:variant>
      <vt:variant>
        <vt:i4>1441840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_Toc110604129</vt:lpwstr>
      </vt:variant>
      <vt:variant>
        <vt:i4>1441840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_Toc110604128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_Toc110604127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_Toc110604126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Attariq Muhammad Azhar</dc:creator>
  <cp:keywords/>
  <dc:description/>
  <cp:lastModifiedBy>Attariq Muhammad Azhar</cp:lastModifiedBy>
  <cp:revision>2</cp:revision>
  <cp:lastPrinted>2022-08-06T16:00:00Z</cp:lastPrinted>
  <dcterms:created xsi:type="dcterms:W3CDTF">2022-08-14T14:48:00Z</dcterms:created>
  <dcterms:modified xsi:type="dcterms:W3CDTF">2022-08-14T14:48:00Z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0x01010017423A6D19F2AC41B2AFD0C366C2EE05</vt:lpwstr>
  </property>
</Properties>
</file>